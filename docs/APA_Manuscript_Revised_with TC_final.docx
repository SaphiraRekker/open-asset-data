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6F526" w14:textId="3521DB1C" w:rsidR="00A153D5" w:rsidRDefault="00BF0585" w:rsidP="00E433A7">
      <w:pPr>
        <w:ind w:firstLine="0"/>
        <w:rPr>
          <w:b/>
          <w:bCs/>
          <w:lang w:val="en-GB"/>
        </w:rPr>
      </w:pPr>
      <w:r>
        <w:rPr>
          <w:b/>
          <w:bCs/>
          <w:lang w:val="en-GB"/>
        </w:rPr>
        <w:t xml:space="preserve">Assessing </w:t>
      </w:r>
      <w:r w:rsidR="0048186E" w:rsidRPr="00BF367E">
        <w:rPr>
          <w:b/>
          <w:bCs/>
          <w:lang w:val="en-GB"/>
        </w:rPr>
        <w:t xml:space="preserve">corporate transition plans </w:t>
      </w:r>
      <w:r w:rsidR="00BF367E" w:rsidRPr="00BF367E">
        <w:rPr>
          <w:b/>
          <w:bCs/>
          <w:lang w:val="en-GB"/>
        </w:rPr>
        <w:t>using</w:t>
      </w:r>
      <w:r w:rsidR="00BF367E">
        <w:rPr>
          <w:b/>
          <w:bCs/>
          <w:lang w:val="en-GB"/>
        </w:rPr>
        <w:t xml:space="preserve"> a </w:t>
      </w:r>
      <w:r w:rsidR="00ED43F0">
        <w:rPr>
          <w:b/>
          <w:bCs/>
          <w:lang w:val="en-GB"/>
        </w:rPr>
        <w:t xml:space="preserve">production </w:t>
      </w:r>
      <w:r w:rsidR="00DA7D52">
        <w:rPr>
          <w:b/>
          <w:bCs/>
          <w:lang w:val="en-GB"/>
        </w:rPr>
        <w:t>asset-based</w:t>
      </w:r>
      <w:r w:rsidR="00BF367E">
        <w:rPr>
          <w:b/>
          <w:bCs/>
          <w:lang w:val="en-GB"/>
        </w:rPr>
        <w:t xml:space="preserve"> </w:t>
      </w:r>
      <w:r w:rsidR="00B30E02">
        <w:rPr>
          <w:b/>
          <w:bCs/>
          <w:lang w:val="en-GB"/>
        </w:rPr>
        <w:t>planning</w:t>
      </w:r>
      <w:r w:rsidR="00BF367E">
        <w:rPr>
          <w:b/>
          <w:bCs/>
          <w:lang w:val="en-GB"/>
        </w:rPr>
        <w:t xml:space="preserve"> approach </w:t>
      </w:r>
      <w:r w:rsidR="0048186E">
        <w:rPr>
          <w:b/>
          <w:bCs/>
          <w:lang w:val="en-GB"/>
        </w:rPr>
        <w:t xml:space="preserve"> </w:t>
      </w:r>
      <w:r>
        <w:rPr>
          <w:b/>
          <w:bCs/>
          <w:lang w:val="en-GB"/>
        </w:rPr>
        <w:t xml:space="preserve"> </w:t>
      </w:r>
    </w:p>
    <w:p w14:paraId="52BD9B37" w14:textId="43CE8CCD" w:rsidR="00836058" w:rsidRDefault="00836058" w:rsidP="0055699C">
      <w:pPr>
        <w:ind w:firstLine="0"/>
        <w:rPr>
          <w:bCs/>
          <w:sz w:val="20"/>
          <w:szCs w:val="20"/>
          <w:lang w:val="en-GB"/>
        </w:rPr>
      </w:pPr>
    </w:p>
    <w:p w14:paraId="292BE903" w14:textId="7506AB74" w:rsidR="00F446D8" w:rsidRPr="001306EB" w:rsidRDefault="00462956" w:rsidP="00462956">
      <w:pPr>
        <w:ind w:firstLine="0"/>
        <w:rPr>
          <w:bCs/>
          <w:sz w:val="20"/>
          <w:szCs w:val="20"/>
          <w:vertAlign w:val="superscript"/>
        </w:rPr>
      </w:pPr>
      <w:r w:rsidRPr="007B248A">
        <w:rPr>
          <w:bCs/>
          <w:sz w:val="20"/>
          <w:szCs w:val="20"/>
        </w:rPr>
        <w:t>David Kampman</w:t>
      </w:r>
      <w:r w:rsidR="00F446D8" w:rsidRPr="007B248A">
        <w:rPr>
          <w:bCs/>
          <w:sz w:val="20"/>
          <w:szCs w:val="20"/>
        </w:rPr>
        <w:t>n</w:t>
      </w:r>
      <w:r w:rsidR="00F446D8" w:rsidRPr="007B248A">
        <w:rPr>
          <w:bCs/>
          <w:sz w:val="20"/>
          <w:szCs w:val="20"/>
          <w:vertAlign w:val="superscript"/>
        </w:rPr>
        <w:t>1,2</w:t>
      </w:r>
      <w:r w:rsidR="003D7B45" w:rsidRPr="007B248A">
        <w:rPr>
          <w:bCs/>
          <w:sz w:val="20"/>
          <w:szCs w:val="20"/>
          <w:vertAlign w:val="superscript"/>
        </w:rPr>
        <w:t>*</w:t>
      </w:r>
      <w:r w:rsidR="00F446D8" w:rsidRPr="007B248A">
        <w:rPr>
          <w:bCs/>
          <w:sz w:val="20"/>
          <w:szCs w:val="20"/>
        </w:rPr>
        <w:t xml:space="preserve">, </w:t>
      </w:r>
      <w:r w:rsidR="00807E3A" w:rsidRPr="007B248A">
        <w:rPr>
          <w:bCs/>
          <w:sz w:val="20"/>
          <w:szCs w:val="20"/>
        </w:rPr>
        <w:t>Saphira Rekker</w:t>
      </w:r>
      <w:r w:rsidR="00807E3A" w:rsidRPr="007B248A">
        <w:rPr>
          <w:bCs/>
          <w:sz w:val="20"/>
          <w:szCs w:val="20"/>
          <w:vertAlign w:val="superscript"/>
        </w:rPr>
        <w:t>3</w:t>
      </w:r>
      <w:r w:rsidR="00807E3A">
        <w:rPr>
          <w:bCs/>
          <w:sz w:val="20"/>
          <w:szCs w:val="20"/>
        </w:rPr>
        <w:t xml:space="preserve">, </w:t>
      </w:r>
      <w:r w:rsidR="00901E50" w:rsidRPr="007B248A">
        <w:rPr>
          <w:bCs/>
          <w:sz w:val="20"/>
          <w:szCs w:val="20"/>
        </w:rPr>
        <w:t>Min Ruan</w:t>
      </w:r>
      <w:r w:rsidR="00901E50" w:rsidRPr="007B248A">
        <w:rPr>
          <w:bCs/>
          <w:sz w:val="20"/>
          <w:szCs w:val="20"/>
          <w:vertAlign w:val="superscript"/>
        </w:rPr>
        <w:t>1</w:t>
      </w:r>
      <w:r w:rsidR="001306EB" w:rsidRPr="007B248A">
        <w:rPr>
          <w:bCs/>
          <w:sz w:val="20"/>
          <w:szCs w:val="20"/>
        </w:rPr>
        <w:t>,</w:t>
      </w:r>
      <w:r w:rsidR="005574F1" w:rsidRPr="007B248A">
        <w:rPr>
          <w:bCs/>
          <w:sz w:val="20"/>
          <w:szCs w:val="20"/>
        </w:rPr>
        <w:t xml:space="preserve"> </w:t>
      </w:r>
      <w:r w:rsidR="001306EB" w:rsidRPr="007B248A">
        <w:rPr>
          <w:bCs/>
          <w:sz w:val="20"/>
          <w:szCs w:val="20"/>
        </w:rPr>
        <w:t>and Gireesh Shrimali</w:t>
      </w:r>
      <w:r w:rsidR="001306EB" w:rsidRPr="007B248A">
        <w:rPr>
          <w:bCs/>
          <w:sz w:val="20"/>
          <w:szCs w:val="20"/>
          <w:vertAlign w:val="superscript"/>
        </w:rPr>
        <w:t>1</w:t>
      </w:r>
      <w:r w:rsidR="00AF02B7" w:rsidRPr="007B248A">
        <w:rPr>
          <w:bCs/>
          <w:sz w:val="20"/>
          <w:szCs w:val="20"/>
          <w:vertAlign w:val="superscript"/>
        </w:rPr>
        <w:t>,2</w:t>
      </w:r>
      <w:r w:rsidR="001306EB" w:rsidRPr="007B248A">
        <w:rPr>
          <w:bCs/>
          <w:sz w:val="20"/>
          <w:szCs w:val="20"/>
        </w:rPr>
        <w:t xml:space="preserve"> </w:t>
      </w:r>
    </w:p>
    <w:p w14:paraId="080B909B" w14:textId="77777777" w:rsidR="00462956" w:rsidRPr="001306EB" w:rsidRDefault="00462956" w:rsidP="00462956">
      <w:pPr>
        <w:rPr>
          <w:bCs/>
          <w:szCs w:val="24"/>
        </w:rPr>
      </w:pPr>
    </w:p>
    <w:p w14:paraId="3EB72EE0" w14:textId="77777777" w:rsidR="00462956" w:rsidRDefault="00462956" w:rsidP="00462956">
      <w:pPr>
        <w:rPr>
          <w:bCs/>
          <w:sz w:val="20"/>
          <w:szCs w:val="20"/>
        </w:rPr>
      </w:pPr>
      <w:r>
        <w:rPr>
          <w:bCs/>
          <w:sz w:val="20"/>
          <w:szCs w:val="20"/>
          <w:vertAlign w:val="superscript"/>
        </w:rPr>
        <w:t xml:space="preserve">1 </w:t>
      </w:r>
      <w:r>
        <w:rPr>
          <w:bCs/>
          <w:sz w:val="20"/>
          <w:szCs w:val="20"/>
        </w:rPr>
        <w:t xml:space="preserve">Smith School of Enterprise and the Environment, University of Oxford, Oxford, UK. </w:t>
      </w:r>
    </w:p>
    <w:p w14:paraId="148E136E" w14:textId="1B26A280" w:rsidR="00462956" w:rsidRDefault="00462956" w:rsidP="00462956">
      <w:pPr>
        <w:rPr>
          <w:bCs/>
          <w:sz w:val="20"/>
          <w:szCs w:val="20"/>
        </w:rPr>
      </w:pPr>
      <w:r>
        <w:rPr>
          <w:bCs/>
          <w:sz w:val="20"/>
          <w:szCs w:val="20"/>
          <w:vertAlign w:val="superscript"/>
        </w:rPr>
        <w:t>2</w:t>
      </w:r>
      <w:r>
        <w:rPr>
          <w:bCs/>
          <w:sz w:val="20"/>
          <w:szCs w:val="20"/>
        </w:rPr>
        <w:t xml:space="preserve"> </w:t>
      </w:r>
      <w:r w:rsidR="00BF0585">
        <w:rPr>
          <w:bCs/>
          <w:sz w:val="20"/>
          <w:szCs w:val="20"/>
        </w:rPr>
        <w:t>UK Centre for Green</w:t>
      </w:r>
      <w:r w:rsidR="005962ED">
        <w:rPr>
          <w:bCs/>
          <w:sz w:val="20"/>
          <w:szCs w:val="20"/>
        </w:rPr>
        <w:t>ing</w:t>
      </w:r>
      <w:r w:rsidR="00BF0585">
        <w:rPr>
          <w:bCs/>
          <w:sz w:val="20"/>
          <w:szCs w:val="20"/>
        </w:rPr>
        <w:t xml:space="preserve"> Finance and Investment (CGFI), London, UK.</w:t>
      </w:r>
    </w:p>
    <w:p w14:paraId="364A61ED" w14:textId="355C2961" w:rsidR="00F26181" w:rsidRPr="00F26181" w:rsidRDefault="00F26181" w:rsidP="00462956">
      <w:pPr>
        <w:rPr>
          <w:bCs/>
          <w:sz w:val="20"/>
          <w:szCs w:val="20"/>
        </w:rPr>
      </w:pPr>
      <w:r>
        <w:rPr>
          <w:bCs/>
          <w:sz w:val="20"/>
          <w:szCs w:val="20"/>
          <w:vertAlign w:val="superscript"/>
        </w:rPr>
        <w:t xml:space="preserve">3 </w:t>
      </w:r>
      <w:r w:rsidR="00B334A1">
        <w:rPr>
          <w:bCs/>
          <w:sz w:val="20"/>
          <w:szCs w:val="20"/>
        </w:rPr>
        <w:t>UQ Business School, U</w:t>
      </w:r>
      <w:r w:rsidRPr="00F26181">
        <w:rPr>
          <w:bCs/>
          <w:sz w:val="20"/>
          <w:szCs w:val="20"/>
        </w:rPr>
        <w:t>niversity of Queensland</w:t>
      </w:r>
      <w:r w:rsidR="00B334A1">
        <w:rPr>
          <w:bCs/>
          <w:sz w:val="20"/>
          <w:szCs w:val="20"/>
        </w:rPr>
        <w:t>, Brisbane, Australia</w:t>
      </w:r>
    </w:p>
    <w:p w14:paraId="71C1CEA3" w14:textId="77777777" w:rsidR="00DF43DB" w:rsidRDefault="00DF43DB" w:rsidP="00822B80">
      <w:pPr>
        <w:rPr>
          <w:bCs/>
          <w:sz w:val="20"/>
          <w:szCs w:val="20"/>
        </w:rPr>
      </w:pPr>
    </w:p>
    <w:p w14:paraId="1C60E600" w14:textId="30A812DD" w:rsidR="00DF43DB" w:rsidRDefault="003D7B45" w:rsidP="00DF43DB">
      <w:pPr>
        <w:ind w:firstLine="0"/>
        <w:rPr>
          <w:rStyle w:val="Hyperlink"/>
          <w:bCs/>
          <w:sz w:val="20"/>
          <w:szCs w:val="20"/>
        </w:rPr>
      </w:pPr>
      <w:r>
        <w:rPr>
          <w:bCs/>
          <w:sz w:val="20"/>
          <w:szCs w:val="20"/>
        </w:rPr>
        <w:t>*</w:t>
      </w:r>
      <w:r w:rsidR="00DF43DB">
        <w:rPr>
          <w:bCs/>
          <w:sz w:val="20"/>
          <w:szCs w:val="20"/>
        </w:rPr>
        <w:t xml:space="preserve">Corresponding Author: David Kampmann, email: </w:t>
      </w:r>
      <w:hyperlink r:id="rId8" w:history="1">
        <w:r w:rsidR="00DF43DB" w:rsidRPr="00726F52">
          <w:rPr>
            <w:rStyle w:val="Hyperlink"/>
            <w:bCs/>
            <w:sz w:val="20"/>
            <w:szCs w:val="20"/>
          </w:rPr>
          <w:t>david.kampmann@smithschool.ox.ac.uk</w:t>
        </w:r>
      </w:hyperlink>
    </w:p>
    <w:p w14:paraId="35AF0FF1" w14:textId="60CBA8CE" w:rsidR="00EE56E7" w:rsidRDefault="00EE56E7" w:rsidP="00DF43DB">
      <w:pPr>
        <w:ind w:firstLine="0"/>
        <w:rPr>
          <w:bCs/>
          <w:sz w:val="20"/>
          <w:szCs w:val="20"/>
        </w:rPr>
      </w:pPr>
    </w:p>
    <w:p w14:paraId="0078D223" w14:textId="77777777" w:rsidR="00894B40" w:rsidRPr="00CD23D4" w:rsidRDefault="00894B40" w:rsidP="007B22C9">
      <w:pPr>
        <w:ind w:firstLine="0"/>
        <w:rPr>
          <w:i/>
          <w:iCs/>
          <w:lang w:val="en-GB"/>
        </w:rPr>
      </w:pPr>
    </w:p>
    <w:p w14:paraId="15B40D14" w14:textId="03777138" w:rsidR="00C632E1" w:rsidRPr="009B493A" w:rsidRDefault="00E47BF4" w:rsidP="009B493A">
      <w:pPr>
        <w:pStyle w:val="Heading1"/>
        <w:ind w:firstLine="0"/>
        <w:rPr>
          <w:lang w:val="en-GB"/>
        </w:rPr>
      </w:pPr>
      <w:r w:rsidRPr="00CD23D4">
        <w:rPr>
          <w:lang w:val="en-GB"/>
        </w:rPr>
        <w:t>Abstract</w:t>
      </w:r>
      <w:r w:rsidR="003C0C67">
        <w:rPr>
          <w:lang w:val="en-GB"/>
        </w:rPr>
        <w:t xml:space="preserve">  </w:t>
      </w:r>
    </w:p>
    <w:p w14:paraId="362B2C4D" w14:textId="77777777" w:rsidR="00D22C50" w:rsidRDefault="00D22C50" w:rsidP="00C632E1">
      <w:pPr>
        <w:ind w:firstLine="0"/>
        <w:rPr>
          <w:lang w:val="en-GB"/>
        </w:rPr>
      </w:pPr>
    </w:p>
    <w:p w14:paraId="59CF6623" w14:textId="56260C17" w:rsidR="005632B2" w:rsidRDefault="00ED43F0" w:rsidP="005632B2">
      <w:pPr>
        <w:ind w:firstLine="0"/>
        <w:rPr>
          <w:lang w:val="en-GB"/>
        </w:rPr>
      </w:pPr>
      <w:r>
        <w:rPr>
          <w:lang w:val="en-GB"/>
        </w:rPr>
        <w:t>C</w:t>
      </w:r>
      <w:r w:rsidR="00E267C2">
        <w:rPr>
          <w:lang w:val="en-GB"/>
        </w:rPr>
        <w:t xml:space="preserve">orporate </w:t>
      </w:r>
      <w:r w:rsidR="00464104">
        <w:rPr>
          <w:lang w:val="en-GB"/>
        </w:rPr>
        <w:t>t</w:t>
      </w:r>
      <w:r w:rsidR="00EC16E0">
        <w:rPr>
          <w:lang w:val="en-GB"/>
        </w:rPr>
        <w:t>ransition plan</w:t>
      </w:r>
      <w:r w:rsidR="00FC7715">
        <w:rPr>
          <w:lang w:val="en-GB"/>
        </w:rPr>
        <w:t>s</w:t>
      </w:r>
      <w:r w:rsidR="00EC16E0">
        <w:rPr>
          <w:lang w:val="en-GB"/>
        </w:rPr>
        <w:t xml:space="preserve"> </w:t>
      </w:r>
      <w:r w:rsidR="00DB45D9">
        <w:rPr>
          <w:lang w:val="en-GB"/>
        </w:rPr>
        <w:t xml:space="preserve">(TPs) </w:t>
      </w:r>
      <w:r w:rsidR="00FC7715">
        <w:rPr>
          <w:lang w:val="en-GB"/>
        </w:rPr>
        <w:t>are</w:t>
      </w:r>
      <w:r w:rsidR="00EC16E0">
        <w:rPr>
          <w:lang w:val="en-GB"/>
        </w:rPr>
        <w:t xml:space="preserve"> </w:t>
      </w:r>
      <w:r w:rsidR="009459C5">
        <w:rPr>
          <w:lang w:val="en-GB"/>
        </w:rPr>
        <w:t>increasingly seen as crucial</w:t>
      </w:r>
      <w:r w:rsidR="00342CA3">
        <w:rPr>
          <w:lang w:val="en-GB"/>
        </w:rPr>
        <w:t xml:space="preserve"> component</w:t>
      </w:r>
      <w:r w:rsidR="00CE5953">
        <w:rPr>
          <w:lang w:val="en-GB"/>
        </w:rPr>
        <w:t>s</w:t>
      </w:r>
      <w:r w:rsidR="00342CA3">
        <w:rPr>
          <w:lang w:val="en-GB"/>
        </w:rPr>
        <w:t xml:space="preserve"> of assessing the </w:t>
      </w:r>
      <w:r w:rsidR="00DB45D9">
        <w:rPr>
          <w:lang w:val="en-GB"/>
        </w:rPr>
        <w:t xml:space="preserve">compatibility </w:t>
      </w:r>
      <w:r w:rsidR="000D2304">
        <w:rPr>
          <w:lang w:val="en-GB"/>
        </w:rPr>
        <w:t>of corporate commitments</w:t>
      </w:r>
      <w:r w:rsidR="00DB45D9">
        <w:rPr>
          <w:lang w:val="en-GB"/>
        </w:rPr>
        <w:t xml:space="preserve"> to </w:t>
      </w:r>
      <w:r w:rsidR="000D2304">
        <w:rPr>
          <w:lang w:val="en-GB"/>
        </w:rPr>
        <w:t xml:space="preserve">meet climate </w:t>
      </w:r>
      <w:r w:rsidR="00CE5953">
        <w:rPr>
          <w:lang w:val="en-GB"/>
        </w:rPr>
        <w:t>targets</w:t>
      </w:r>
      <w:r w:rsidR="00EC16E0">
        <w:rPr>
          <w:lang w:val="en-GB"/>
        </w:rPr>
        <w:t xml:space="preserve">. </w:t>
      </w:r>
      <w:r w:rsidR="00E267C2">
        <w:rPr>
          <w:lang w:val="en-GB"/>
        </w:rPr>
        <w:t xml:space="preserve">However, </w:t>
      </w:r>
      <w:r w:rsidR="00437D54">
        <w:rPr>
          <w:lang w:val="en-GB"/>
        </w:rPr>
        <w:t xml:space="preserve">robust and transparent </w:t>
      </w:r>
      <w:r w:rsidR="00AE1BBD">
        <w:rPr>
          <w:lang w:val="en-GB"/>
        </w:rPr>
        <w:t xml:space="preserve">methods to </w:t>
      </w:r>
      <w:r w:rsidR="00EC16E0">
        <w:rPr>
          <w:lang w:val="en-GB"/>
        </w:rPr>
        <w:t xml:space="preserve">assess </w:t>
      </w:r>
      <w:r w:rsidR="009974A9">
        <w:rPr>
          <w:lang w:val="en-GB"/>
        </w:rPr>
        <w:t xml:space="preserve">the </w:t>
      </w:r>
      <w:r w:rsidR="005E7364">
        <w:rPr>
          <w:lang w:val="en-GB"/>
        </w:rPr>
        <w:t xml:space="preserve">alignment </w:t>
      </w:r>
      <w:r w:rsidR="00BB4194">
        <w:rPr>
          <w:lang w:val="en-GB"/>
        </w:rPr>
        <w:t xml:space="preserve">of </w:t>
      </w:r>
      <w:r w:rsidR="003164D3">
        <w:rPr>
          <w:lang w:val="en-GB"/>
        </w:rPr>
        <w:t xml:space="preserve">disclosed </w:t>
      </w:r>
      <w:r w:rsidR="00EC16E0">
        <w:rPr>
          <w:lang w:val="en-GB"/>
        </w:rPr>
        <w:t xml:space="preserve">TPs </w:t>
      </w:r>
      <w:r w:rsidR="005E7364">
        <w:rPr>
          <w:lang w:val="en-GB"/>
        </w:rPr>
        <w:t xml:space="preserve">with carbon budgets </w:t>
      </w:r>
      <w:r w:rsidR="00AE1BBD">
        <w:rPr>
          <w:lang w:val="en-GB"/>
        </w:rPr>
        <w:t>are lacking</w:t>
      </w:r>
      <w:r w:rsidR="00EC16E0">
        <w:rPr>
          <w:lang w:val="en-GB"/>
        </w:rPr>
        <w:t xml:space="preserve">. </w:t>
      </w:r>
      <w:bookmarkStart w:id="0" w:name="_Hlk177381992"/>
      <w:r w:rsidR="00EC16E0" w:rsidRPr="00D266F2">
        <w:rPr>
          <w:lang w:val="en-GB"/>
        </w:rPr>
        <w:t xml:space="preserve">Here we </w:t>
      </w:r>
      <w:r w:rsidR="00AE1BBD" w:rsidRPr="00D266F2">
        <w:rPr>
          <w:lang w:val="en-GB"/>
        </w:rPr>
        <w:t>propose</w:t>
      </w:r>
      <w:r w:rsidR="00EC16E0" w:rsidRPr="00D266F2">
        <w:rPr>
          <w:lang w:val="en-GB"/>
        </w:rPr>
        <w:t xml:space="preserve"> a novel </w:t>
      </w:r>
      <w:r w:rsidR="00437D54" w:rsidRPr="00D266F2">
        <w:rPr>
          <w:lang w:val="en-GB"/>
        </w:rPr>
        <w:t xml:space="preserve">open-source </w:t>
      </w:r>
      <w:r w:rsidR="00AE1BBD" w:rsidRPr="00D266F2">
        <w:rPr>
          <w:lang w:val="en-GB"/>
        </w:rPr>
        <w:t>methodology</w:t>
      </w:r>
      <w:r w:rsidR="00EC16E0" w:rsidRPr="00D266F2">
        <w:rPr>
          <w:lang w:val="en-GB"/>
        </w:rPr>
        <w:t xml:space="preserve"> for assessing the </w:t>
      </w:r>
      <w:r w:rsidR="005E7364">
        <w:rPr>
          <w:lang w:val="en-GB"/>
        </w:rPr>
        <w:t>compatibility</w:t>
      </w:r>
      <w:r w:rsidR="00EC16E0" w:rsidRPr="00D266F2">
        <w:rPr>
          <w:lang w:val="en-GB"/>
        </w:rPr>
        <w:t xml:space="preserve"> of corporate </w:t>
      </w:r>
      <w:r w:rsidR="00311D58">
        <w:rPr>
          <w:lang w:val="en-GB"/>
        </w:rPr>
        <w:t>TPs</w:t>
      </w:r>
      <w:r w:rsidR="00EC16E0" w:rsidRPr="00D266F2">
        <w:rPr>
          <w:lang w:val="en-GB"/>
        </w:rPr>
        <w:t xml:space="preserve"> </w:t>
      </w:r>
      <w:r w:rsidR="00046608" w:rsidRPr="00D266F2">
        <w:rPr>
          <w:lang w:val="en-GB"/>
        </w:rPr>
        <w:t xml:space="preserve">based on asset-level data </w:t>
      </w:r>
      <w:r w:rsidR="00F25005">
        <w:rPr>
          <w:lang w:val="en-GB"/>
        </w:rPr>
        <w:t>to estimate</w:t>
      </w:r>
      <w:r w:rsidR="00AE1BBD" w:rsidRPr="00D266F2">
        <w:rPr>
          <w:lang w:val="en-GB"/>
        </w:rPr>
        <w:t xml:space="preserve"> </w:t>
      </w:r>
      <w:r w:rsidR="00046608" w:rsidRPr="00D266F2">
        <w:rPr>
          <w:lang w:val="en-GB"/>
        </w:rPr>
        <w:t>CO</w:t>
      </w:r>
      <w:bookmarkStart w:id="1" w:name="_Hlk177382026"/>
      <w:r w:rsidR="00046608" w:rsidRPr="00D266F2">
        <w:rPr>
          <w:vertAlign w:val="subscript"/>
          <w:lang w:val="en-GB"/>
        </w:rPr>
        <w:t>2</w:t>
      </w:r>
      <w:bookmarkEnd w:id="1"/>
      <w:r w:rsidR="00046608" w:rsidRPr="00D266F2">
        <w:rPr>
          <w:lang w:val="en-GB"/>
        </w:rPr>
        <w:t xml:space="preserve"> emission</w:t>
      </w:r>
      <w:r w:rsidR="00AE1BBD" w:rsidRPr="00D266F2">
        <w:rPr>
          <w:lang w:val="en-GB"/>
        </w:rPr>
        <w:t xml:space="preserve"> trajectories</w:t>
      </w:r>
      <w:r w:rsidR="00DA7D52" w:rsidRPr="00D266F2">
        <w:rPr>
          <w:lang w:val="en-GB"/>
        </w:rPr>
        <w:t xml:space="preserve">: the </w:t>
      </w:r>
      <w:r w:rsidR="00446899">
        <w:rPr>
          <w:lang w:val="en-GB"/>
        </w:rPr>
        <w:t xml:space="preserve">production </w:t>
      </w:r>
      <w:r w:rsidR="00DA7D52" w:rsidRPr="00D266F2">
        <w:rPr>
          <w:lang w:val="en-GB"/>
        </w:rPr>
        <w:t xml:space="preserve">asset-based </w:t>
      </w:r>
      <w:r w:rsidR="00B30E02">
        <w:rPr>
          <w:lang w:val="en-GB"/>
        </w:rPr>
        <w:t>planning</w:t>
      </w:r>
      <w:r w:rsidR="00DA7D52" w:rsidRPr="00D266F2">
        <w:rPr>
          <w:lang w:val="en-GB"/>
        </w:rPr>
        <w:t xml:space="preserve"> approach (A</w:t>
      </w:r>
      <w:r w:rsidR="00B30E02">
        <w:rPr>
          <w:lang w:val="en-GB"/>
        </w:rPr>
        <w:t>P</w:t>
      </w:r>
      <w:r w:rsidR="00DA7D52" w:rsidRPr="00D266F2">
        <w:rPr>
          <w:lang w:val="en-GB"/>
        </w:rPr>
        <w:t>A)</w:t>
      </w:r>
      <w:r w:rsidR="00046608" w:rsidRPr="00D266F2">
        <w:rPr>
          <w:lang w:val="en-GB"/>
        </w:rPr>
        <w:t>.</w:t>
      </w:r>
      <w:r w:rsidR="00977961">
        <w:rPr>
          <w:lang w:val="en-GB"/>
        </w:rPr>
        <w:t xml:space="preserve"> </w:t>
      </w:r>
      <w:bookmarkEnd w:id="0"/>
      <w:r w:rsidR="005632B2">
        <w:rPr>
          <w:lang w:val="en-GB"/>
        </w:rPr>
        <w:t xml:space="preserve">We test this approach on a sample of ten electric utilities and ten steel companies and find that </w:t>
      </w:r>
      <w:r w:rsidR="006B091C">
        <w:rPr>
          <w:lang w:val="en-GB"/>
        </w:rPr>
        <w:t xml:space="preserve">only </w:t>
      </w:r>
      <w:r w:rsidR="00730B9B">
        <w:rPr>
          <w:lang w:val="en-GB"/>
        </w:rPr>
        <w:t>three</w:t>
      </w:r>
      <w:r w:rsidR="005632B2">
        <w:rPr>
          <w:lang w:val="en-GB"/>
        </w:rPr>
        <w:t xml:space="preserve"> of the companies’ </w:t>
      </w:r>
      <w:r w:rsidR="00B17B80">
        <w:rPr>
          <w:lang w:val="en-GB"/>
        </w:rPr>
        <w:t xml:space="preserve">stated </w:t>
      </w:r>
      <w:r w:rsidR="005632B2">
        <w:rPr>
          <w:lang w:val="en-GB"/>
        </w:rPr>
        <w:t xml:space="preserve">TPs </w:t>
      </w:r>
      <w:r w:rsidR="00977961">
        <w:rPr>
          <w:lang w:val="en-GB"/>
        </w:rPr>
        <w:t>are</w:t>
      </w:r>
      <w:r w:rsidR="005632B2">
        <w:rPr>
          <w:lang w:val="en-GB"/>
        </w:rPr>
        <w:t xml:space="preserve"> </w:t>
      </w:r>
      <w:r w:rsidR="009F122E">
        <w:rPr>
          <w:lang w:val="en-GB"/>
        </w:rPr>
        <w:t xml:space="preserve">compatible with </w:t>
      </w:r>
      <w:r w:rsidR="005632B2" w:rsidRPr="007B248A">
        <w:rPr>
          <w:lang w:val="en-GB"/>
        </w:rPr>
        <w:t>Paris-aligned</w:t>
      </w:r>
      <w:r w:rsidR="009F122E">
        <w:rPr>
          <w:lang w:val="en-GB"/>
        </w:rPr>
        <w:t xml:space="preserve"> benchmarks</w:t>
      </w:r>
      <w:r w:rsidR="005632B2" w:rsidRPr="007B248A">
        <w:rPr>
          <w:lang w:val="en-GB"/>
        </w:rPr>
        <w:t xml:space="preserve">. We also find that </w:t>
      </w:r>
      <w:r w:rsidR="007B248A" w:rsidRPr="007B248A">
        <w:rPr>
          <w:lang w:val="en-GB"/>
        </w:rPr>
        <w:t>12%</w:t>
      </w:r>
      <w:r w:rsidR="005632B2" w:rsidRPr="007B248A">
        <w:rPr>
          <w:lang w:val="en-GB"/>
        </w:rPr>
        <w:t xml:space="preserve"> </w:t>
      </w:r>
      <w:r w:rsidR="0068210A">
        <w:rPr>
          <w:lang w:val="en-GB"/>
        </w:rPr>
        <w:t xml:space="preserve">and 42% of </w:t>
      </w:r>
      <w:r w:rsidR="005632B2" w:rsidRPr="007B248A">
        <w:rPr>
          <w:lang w:val="en-GB"/>
        </w:rPr>
        <w:t xml:space="preserve">existing </w:t>
      </w:r>
      <w:r w:rsidR="00507D7B">
        <w:rPr>
          <w:lang w:val="en-GB"/>
        </w:rPr>
        <w:t xml:space="preserve">carbon-intensive </w:t>
      </w:r>
      <w:r w:rsidR="0070334E">
        <w:rPr>
          <w:lang w:val="en-GB"/>
        </w:rPr>
        <w:t xml:space="preserve">assets </w:t>
      </w:r>
      <w:r w:rsidR="00872802">
        <w:rPr>
          <w:lang w:val="en-GB"/>
        </w:rPr>
        <w:t xml:space="preserve">operated by </w:t>
      </w:r>
      <w:r w:rsidR="00824E32">
        <w:rPr>
          <w:lang w:val="en-GB"/>
        </w:rPr>
        <w:t>electric utilit</w:t>
      </w:r>
      <w:r w:rsidR="0068210A">
        <w:rPr>
          <w:lang w:val="en-GB"/>
        </w:rPr>
        <w:t>y and steel companies</w:t>
      </w:r>
      <w:r w:rsidR="00507D7B">
        <w:rPr>
          <w:lang w:val="en-GB"/>
        </w:rPr>
        <w:t>,</w:t>
      </w:r>
      <w:r w:rsidR="0068210A">
        <w:rPr>
          <w:lang w:val="en-GB"/>
        </w:rPr>
        <w:t xml:space="preserve"> respectively</w:t>
      </w:r>
      <w:r w:rsidR="00507D7B">
        <w:rPr>
          <w:lang w:val="en-GB"/>
        </w:rPr>
        <w:t>,</w:t>
      </w:r>
      <w:r w:rsidR="0068210A">
        <w:rPr>
          <w:lang w:val="en-GB"/>
        </w:rPr>
        <w:t xml:space="preserve"> </w:t>
      </w:r>
      <w:r w:rsidR="00D266F2" w:rsidRPr="007B248A">
        <w:rPr>
          <w:lang w:val="en-GB"/>
        </w:rPr>
        <w:t xml:space="preserve">will </w:t>
      </w:r>
      <w:r w:rsidR="005632B2" w:rsidRPr="007B248A">
        <w:rPr>
          <w:lang w:val="en-GB"/>
        </w:rPr>
        <w:t xml:space="preserve">require reinvestment before 2030, </w:t>
      </w:r>
      <w:r w:rsidR="00D266F2" w:rsidRPr="007B248A">
        <w:rPr>
          <w:lang w:val="en-GB"/>
        </w:rPr>
        <w:t>pos</w:t>
      </w:r>
      <w:r w:rsidR="00D765D7" w:rsidRPr="007B248A">
        <w:rPr>
          <w:lang w:val="en-GB"/>
        </w:rPr>
        <w:t>ing</w:t>
      </w:r>
      <w:r w:rsidR="00D266F2" w:rsidRPr="007B248A">
        <w:rPr>
          <w:lang w:val="en-GB"/>
        </w:rPr>
        <w:t xml:space="preserve"> significant carbon lock</w:t>
      </w:r>
      <w:r w:rsidR="00D765D7" w:rsidRPr="007B248A">
        <w:rPr>
          <w:lang w:val="en-GB"/>
        </w:rPr>
        <w:t>-</w:t>
      </w:r>
      <w:r w:rsidR="00D266F2" w:rsidRPr="007B248A">
        <w:rPr>
          <w:lang w:val="en-GB"/>
        </w:rPr>
        <w:t>in</w:t>
      </w:r>
      <w:r w:rsidR="00A1055F">
        <w:rPr>
          <w:lang w:val="en-GB"/>
        </w:rPr>
        <w:t xml:space="preserve"> risk</w:t>
      </w:r>
      <w:r w:rsidR="00D266F2" w:rsidRPr="007B248A">
        <w:rPr>
          <w:lang w:val="en-GB"/>
        </w:rPr>
        <w:t xml:space="preserve">. </w:t>
      </w:r>
      <w:r w:rsidR="005632B2" w:rsidRPr="007B248A">
        <w:rPr>
          <w:lang w:val="en-GB"/>
        </w:rPr>
        <w:t xml:space="preserve">Applying this method will ensure that TPs can be assessed </w:t>
      </w:r>
      <w:r w:rsidR="00D266F2" w:rsidRPr="007B248A">
        <w:rPr>
          <w:lang w:val="en-GB"/>
        </w:rPr>
        <w:t>in a robust</w:t>
      </w:r>
      <w:r w:rsidR="00D266F2">
        <w:rPr>
          <w:lang w:val="en-GB"/>
        </w:rPr>
        <w:t xml:space="preserve"> manner</w:t>
      </w:r>
      <w:r w:rsidR="00EC2B2E">
        <w:rPr>
          <w:lang w:val="en-GB"/>
        </w:rPr>
        <w:t xml:space="preserve">, which is a necessary precondition for reducing corporate </w:t>
      </w:r>
      <w:r w:rsidR="00D266F2">
        <w:rPr>
          <w:lang w:val="en-GB"/>
        </w:rPr>
        <w:t>CO</w:t>
      </w:r>
      <w:r w:rsidR="00D266F2" w:rsidRPr="00D266F2">
        <w:rPr>
          <w:vertAlign w:val="subscript"/>
          <w:lang w:val="en-GB"/>
        </w:rPr>
        <w:t>2</w:t>
      </w:r>
      <w:r w:rsidR="00D266F2">
        <w:rPr>
          <w:lang w:val="en-GB"/>
        </w:rPr>
        <w:t xml:space="preserve"> emission towards achieving the Paris climate target. </w:t>
      </w:r>
      <w:r w:rsidR="005632B2">
        <w:rPr>
          <w:lang w:val="en-GB"/>
        </w:rPr>
        <w:t xml:space="preserve">  </w:t>
      </w:r>
    </w:p>
    <w:p w14:paraId="068C028A" w14:textId="77777777" w:rsidR="00F30487" w:rsidRDefault="00F30487" w:rsidP="00C632E1">
      <w:pPr>
        <w:ind w:firstLine="0"/>
        <w:rPr>
          <w:lang w:val="en-GB"/>
        </w:rPr>
      </w:pPr>
    </w:p>
    <w:p w14:paraId="294B1927" w14:textId="4F39BDD5" w:rsidR="00E8515D" w:rsidRPr="003C0C67" w:rsidRDefault="009F793D" w:rsidP="003C0C67">
      <w:pPr>
        <w:pStyle w:val="Heading1"/>
        <w:ind w:firstLine="0"/>
      </w:pPr>
      <w:r w:rsidRPr="009F793D">
        <w:t>Introduction</w:t>
      </w:r>
    </w:p>
    <w:p w14:paraId="3ED867EE" w14:textId="77777777" w:rsidR="005E0077" w:rsidRDefault="005E0077" w:rsidP="00C632E1">
      <w:pPr>
        <w:ind w:firstLine="0"/>
      </w:pPr>
    </w:p>
    <w:p w14:paraId="5CA430DC" w14:textId="75DFA2AA" w:rsidR="003F139E" w:rsidRDefault="00EA2532" w:rsidP="00905051">
      <w:pPr>
        <w:ind w:firstLine="0"/>
        <w:rPr>
          <w:lang w:val="en-GB"/>
        </w:rPr>
      </w:pPr>
      <w:r>
        <w:t xml:space="preserve">Staying within </w:t>
      </w:r>
      <w:r w:rsidR="003C0C67">
        <w:t>global</w:t>
      </w:r>
      <w:r>
        <w:t>ly agreed</w:t>
      </w:r>
      <w:r w:rsidR="003C0C67">
        <w:t xml:space="preserve"> temperature </w:t>
      </w:r>
      <w:r>
        <w:t>limits</w:t>
      </w:r>
      <w:r w:rsidR="003C0C67">
        <w:t xml:space="preserve"> requires companies’ </w:t>
      </w:r>
      <w:r w:rsidR="006111CB">
        <w:t>CO</w:t>
      </w:r>
      <w:r w:rsidR="006111CB" w:rsidRPr="006111CB">
        <w:rPr>
          <w:vertAlign w:val="subscript"/>
        </w:rPr>
        <w:t>2</w:t>
      </w:r>
      <w:r w:rsidR="006111CB">
        <w:t xml:space="preserve"> </w:t>
      </w:r>
      <w:r w:rsidR="003C0C67">
        <w:t xml:space="preserve">emissions to be reduced </w:t>
      </w:r>
      <w:r w:rsidR="00FD148E">
        <w:t xml:space="preserve">at </w:t>
      </w:r>
      <w:r w:rsidR="003C0C67">
        <w:t>substantial</w:t>
      </w:r>
      <w:r w:rsidR="00FD148E">
        <w:t xml:space="preserve"> and unprecedented rates</w:t>
      </w:r>
      <w:r w:rsidR="003C0C67">
        <w:t xml:space="preserve">. </w:t>
      </w:r>
      <w:r w:rsidR="00DB6F4A">
        <w:t xml:space="preserve">Disclosed </w:t>
      </w:r>
      <w:r w:rsidR="00D474CF">
        <w:t xml:space="preserve">corporate </w:t>
      </w:r>
      <w:r w:rsidR="00DB6F4A">
        <w:t>t</w:t>
      </w:r>
      <w:r w:rsidR="003C0C67">
        <w:rPr>
          <w:lang w:val="en-GB"/>
        </w:rPr>
        <w:t>ransition plan</w:t>
      </w:r>
      <w:r w:rsidR="00C47E04">
        <w:rPr>
          <w:lang w:val="en-GB"/>
        </w:rPr>
        <w:t>s (TP)</w:t>
      </w:r>
      <w:r w:rsidR="003C0C67">
        <w:rPr>
          <w:lang w:val="en-GB"/>
        </w:rPr>
        <w:t xml:space="preserve"> </w:t>
      </w:r>
      <w:r w:rsidR="00C47E04">
        <w:rPr>
          <w:lang w:val="en-GB"/>
        </w:rPr>
        <w:t>are</w:t>
      </w:r>
      <w:r w:rsidR="003C0C67">
        <w:rPr>
          <w:lang w:val="en-GB"/>
        </w:rPr>
        <w:t xml:space="preserve"> increasingly recognized as an important tool for companies to </w:t>
      </w:r>
      <w:r w:rsidR="002D2CA0">
        <w:rPr>
          <w:lang w:val="en-GB"/>
        </w:rPr>
        <w:t xml:space="preserve">demonstrate their </w:t>
      </w:r>
      <w:r w:rsidR="003920FF">
        <w:rPr>
          <w:lang w:val="en-GB"/>
        </w:rPr>
        <w:t xml:space="preserve">intended </w:t>
      </w:r>
      <w:r w:rsidR="003C0C67">
        <w:rPr>
          <w:lang w:val="en-GB"/>
        </w:rPr>
        <w:t xml:space="preserve">actions to reach emission reduction targets and </w:t>
      </w:r>
      <w:r w:rsidR="00C47E04">
        <w:rPr>
          <w:lang w:val="en-GB"/>
        </w:rPr>
        <w:t xml:space="preserve">for </w:t>
      </w:r>
      <w:r w:rsidR="003C0C67">
        <w:rPr>
          <w:lang w:val="en-GB"/>
        </w:rPr>
        <w:t xml:space="preserve">stakeholders to hold companies accountable. </w:t>
      </w:r>
      <w:r w:rsidR="005F0011">
        <w:rPr>
          <w:lang w:val="en-GB"/>
        </w:rPr>
        <w:t>R</w:t>
      </w:r>
      <w:r w:rsidR="00C47E04">
        <w:rPr>
          <w:lang w:val="en-GB"/>
        </w:rPr>
        <w:t xml:space="preserve">egulators and industry initiatives such as Transition Plan Taskforce (TPT) </w:t>
      </w:r>
      <w:r w:rsidR="003C0C67">
        <w:rPr>
          <w:lang w:val="en-GB"/>
        </w:rPr>
        <w:t xml:space="preserve">started to develop templates for </w:t>
      </w:r>
      <w:r w:rsidR="00C47E04">
        <w:rPr>
          <w:lang w:val="en-GB"/>
        </w:rPr>
        <w:t xml:space="preserve">the format and content of TPs, </w:t>
      </w:r>
      <w:r w:rsidR="00CE5EC9">
        <w:rPr>
          <w:lang w:val="en-GB"/>
        </w:rPr>
        <w:t>and</w:t>
      </w:r>
      <w:r w:rsidR="00A16E5D">
        <w:rPr>
          <w:lang w:val="en-GB"/>
        </w:rPr>
        <w:t xml:space="preserve"> </w:t>
      </w:r>
      <w:r w:rsidR="00C47E04">
        <w:rPr>
          <w:lang w:val="en-GB"/>
        </w:rPr>
        <w:t xml:space="preserve">the disclosure of </w:t>
      </w:r>
      <w:r w:rsidR="00F642DA">
        <w:rPr>
          <w:lang w:val="en-GB"/>
        </w:rPr>
        <w:t xml:space="preserve">corporate </w:t>
      </w:r>
      <w:r w:rsidR="00C47E04">
        <w:rPr>
          <w:lang w:val="en-GB"/>
        </w:rPr>
        <w:t>TPs is</w:t>
      </w:r>
      <w:r w:rsidR="00CE5EC9">
        <w:rPr>
          <w:lang w:val="en-GB"/>
        </w:rPr>
        <w:t xml:space="preserve"> becoming more</w:t>
      </w:r>
      <w:r w:rsidR="00C47E04">
        <w:rPr>
          <w:lang w:val="en-GB"/>
        </w:rPr>
        <w:t xml:space="preserve"> standardized </w:t>
      </w:r>
      <w:r w:rsidR="00CE5EC9">
        <w:rPr>
          <w:lang w:val="en-GB"/>
        </w:rPr>
        <w:t>through recent regulatory developments</w:t>
      </w:r>
      <w:r w:rsidR="00C47E04">
        <w:rPr>
          <w:lang w:val="en-GB"/>
        </w:rPr>
        <w:t xml:space="preserve">. </w:t>
      </w:r>
      <w:r w:rsidR="005E54BB" w:rsidRPr="00F96561">
        <w:rPr>
          <w:rFonts w:eastAsia="MS Mincho" w:cs="Times New Roman"/>
          <w:szCs w:val="24"/>
          <w:lang w:eastAsia="ja-JP"/>
        </w:rPr>
        <w:t>In the UK, the disclosure of TPs is expected to become mandatory for listed companies from 2025 as outlined in the UK Government’s 2023 Green Finance Strategy.</w:t>
      </w:r>
      <w:r w:rsidR="00EA0988">
        <w:rPr>
          <w:rFonts w:eastAsia="MS Mincho" w:cs="Times New Roman"/>
          <w:szCs w:val="24"/>
          <w:lang w:eastAsia="ja-JP"/>
        </w:rPr>
        <w:fldChar w:fldCharType="begin" w:fldLock="1"/>
      </w:r>
      <w:r w:rsidR="00FC47FE">
        <w:rPr>
          <w:rFonts w:eastAsia="MS Mincho" w:cs="Times New Roman"/>
          <w:szCs w:val="24"/>
          <w:lang w:eastAsia="ja-JP"/>
        </w:rPr>
        <w:instrText>ADDIN CSL_CITATION {"citationItems":[{"id":"ITEM-1","itemData":{"author":[{"dropping-particle":"","family":"HM Government","given":"","non-dropping-particle":"","parse-names":false,"suffix":""}],"id":"ITEM-1","issued":{"date-parts":[["2023"]]},"title":"Mobilising Green Investment: 2023 Green Finance Strategy","type":"report"},"uris":["http://www.mendeley.com/documents/?uuid=1106ef6a-2ff0-466a-b5c2-b82750c14715"]}],"mendeley":{"formattedCitation":"&lt;sup&gt;1&lt;/sup&gt;","plainTextFormattedCitation":"1","previouslyFormattedCitation":"&lt;sup&gt;1&lt;/sup&gt;"},"properties":{"noteIndex":0},"schema":"https://github.com/citation-style-language/schema/raw/master/csl-citation.json"}</w:instrText>
      </w:r>
      <w:r w:rsidR="00EA0988">
        <w:rPr>
          <w:rFonts w:eastAsia="MS Mincho" w:cs="Times New Roman"/>
          <w:szCs w:val="24"/>
          <w:lang w:eastAsia="ja-JP"/>
        </w:rPr>
        <w:fldChar w:fldCharType="separate"/>
      </w:r>
      <w:r w:rsidR="00EA0988" w:rsidRPr="00EA0988">
        <w:rPr>
          <w:rFonts w:eastAsia="MS Mincho" w:cs="Times New Roman"/>
          <w:noProof/>
          <w:szCs w:val="24"/>
          <w:vertAlign w:val="superscript"/>
          <w:lang w:eastAsia="ja-JP"/>
        </w:rPr>
        <w:t>1</w:t>
      </w:r>
      <w:r w:rsidR="00EA0988">
        <w:rPr>
          <w:rFonts w:eastAsia="MS Mincho" w:cs="Times New Roman"/>
          <w:szCs w:val="24"/>
          <w:lang w:eastAsia="ja-JP"/>
        </w:rPr>
        <w:fldChar w:fldCharType="end"/>
      </w:r>
      <w:r w:rsidR="005E54BB" w:rsidRPr="00F96561">
        <w:rPr>
          <w:rFonts w:eastAsia="MS Mincho" w:cs="Times New Roman"/>
          <w:szCs w:val="24"/>
          <w:lang w:eastAsia="ja-JP"/>
        </w:rPr>
        <w:t xml:space="preserve"> </w:t>
      </w:r>
      <w:r w:rsidR="00417D40">
        <w:rPr>
          <w:rFonts w:eastAsia="MS Mincho" w:cs="Times New Roman"/>
          <w:szCs w:val="24"/>
          <w:lang w:eastAsia="ja-JP"/>
        </w:rPr>
        <w:t>T</w:t>
      </w:r>
      <w:r w:rsidR="005E54BB" w:rsidRPr="00F96561">
        <w:rPr>
          <w:rFonts w:eastAsia="MS Mincho" w:cs="Times New Roman"/>
          <w:szCs w:val="24"/>
          <w:lang w:eastAsia="ja-JP"/>
        </w:rPr>
        <w:t xml:space="preserve">he EU’s Corporate Sustainability Due Diligence Directive </w:t>
      </w:r>
      <w:r w:rsidR="00417D40">
        <w:rPr>
          <w:rFonts w:eastAsia="MS Mincho" w:cs="Times New Roman"/>
          <w:szCs w:val="24"/>
          <w:lang w:eastAsia="ja-JP"/>
        </w:rPr>
        <w:t>passed in June</w:t>
      </w:r>
      <w:r w:rsidR="00A17C5F">
        <w:rPr>
          <w:rFonts w:eastAsia="MS Mincho" w:cs="Times New Roman"/>
          <w:szCs w:val="24"/>
          <w:lang w:eastAsia="ja-JP"/>
        </w:rPr>
        <w:t xml:space="preserve"> 2024</w:t>
      </w:r>
      <w:r w:rsidR="007A1626">
        <w:rPr>
          <w:rFonts w:eastAsia="MS Mincho" w:cs="Times New Roman"/>
          <w:szCs w:val="24"/>
          <w:lang w:eastAsia="ja-JP"/>
        </w:rPr>
        <w:t xml:space="preserve"> (as amended by the 2025 Omnibus package)</w:t>
      </w:r>
      <w:r w:rsidR="00A17C5F">
        <w:rPr>
          <w:rFonts w:eastAsia="MS Mincho" w:cs="Times New Roman"/>
          <w:szCs w:val="24"/>
          <w:lang w:eastAsia="ja-JP"/>
        </w:rPr>
        <w:t xml:space="preserve"> </w:t>
      </w:r>
      <w:r w:rsidR="005E54BB" w:rsidRPr="00F96561">
        <w:rPr>
          <w:rFonts w:eastAsia="MS Mincho" w:cs="Times New Roman"/>
          <w:szCs w:val="24"/>
          <w:lang w:eastAsia="ja-JP"/>
        </w:rPr>
        <w:t>includes a</w:t>
      </w:r>
      <w:r w:rsidR="005E54BB">
        <w:rPr>
          <w:rFonts w:eastAsia="MS Mincho" w:cs="Times New Roman"/>
          <w:sz w:val="22"/>
          <w:lang w:eastAsia="ja-JP"/>
        </w:rPr>
        <w:t xml:space="preserve"> </w:t>
      </w:r>
      <w:r w:rsidR="005E54BB" w:rsidRPr="00F96561">
        <w:rPr>
          <w:rFonts w:eastAsia="MS Mincho" w:cs="Times New Roman"/>
          <w:szCs w:val="24"/>
          <w:lang w:eastAsia="ja-JP"/>
        </w:rPr>
        <w:t xml:space="preserve">legal obligation for </w:t>
      </w:r>
      <w:r w:rsidR="00814FD1" w:rsidRPr="00F96561">
        <w:rPr>
          <w:rFonts w:eastAsia="MS Mincho" w:cs="Times New Roman"/>
          <w:szCs w:val="24"/>
          <w:lang w:eastAsia="ja-JP"/>
        </w:rPr>
        <w:t xml:space="preserve">certain </w:t>
      </w:r>
      <w:r w:rsidR="005E54BB" w:rsidRPr="00F96561">
        <w:rPr>
          <w:rFonts w:eastAsia="MS Mincho" w:cs="Times New Roman"/>
          <w:szCs w:val="24"/>
          <w:lang w:eastAsia="ja-JP"/>
        </w:rPr>
        <w:t>EU</w:t>
      </w:r>
      <w:r w:rsidR="00814FD1" w:rsidRPr="00F96561">
        <w:rPr>
          <w:rFonts w:eastAsia="MS Mincho" w:cs="Times New Roman"/>
          <w:szCs w:val="24"/>
          <w:lang w:eastAsia="ja-JP"/>
        </w:rPr>
        <w:t xml:space="preserve">-based </w:t>
      </w:r>
      <w:r w:rsidR="005E54BB" w:rsidRPr="00F96561">
        <w:rPr>
          <w:rFonts w:eastAsia="MS Mincho" w:cs="Times New Roman"/>
          <w:szCs w:val="24"/>
          <w:lang w:eastAsia="ja-JP"/>
        </w:rPr>
        <w:t xml:space="preserve">companies to disclose </w:t>
      </w:r>
      <w:r w:rsidR="00F96561">
        <w:rPr>
          <w:rFonts w:eastAsia="MS Mincho" w:cs="Times New Roman"/>
          <w:szCs w:val="24"/>
          <w:lang w:eastAsia="ja-JP"/>
        </w:rPr>
        <w:t>Paris-aligned TPs</w:t>
      </w:r>
      <w:ins w:id="2" w:author="Saphira Rekker" w:date="2025-12-05T16:31:00Z" w16du:dateUtc="2025-12-05T06:31:00Z">
        <w:r w:rsidR="00B26190">
          <w:rPr>
            <w:rFonts w:eastAsia="MS Mincho" w:cs="Times New Roman"/>
            <w:szCs w:val="24"/>
            <w:lang w:eastAsia="ja-JP"/>
          </w:rPr>
          <w:t xml:space="preserve">; however in November </w:t>
        </w:r>
      </w:ins>
      <w:ins w:id="3" w:author="Saphira Rekker" w:date="2025-12-05T16:32:00Z" w16du:dateUtc="2025-12-05T06:32:00Z">
        <w:r w:rsidR="00B26190">
          <w:rPr>
            <w:rFonts w:eastAsia="MS Mincho" w:cs="Times New Roman"/>
            <w:szCs w:val="24"/>
            <w:lang w:eastAsia="ja-JP"/>
          </w:rPr>
          <w:t>2025 the European Parliament v</w:t>
        </w:r>
      </w:ins>
      <w:ins w:id="4" w:author="David Kampmann" w:date="2025-12-05T11:01:00Z" w16du:dateUtc="2025-12-05T11:01:00Z">
        <w:r w:rsidR="0017773F">
          <w:rPr>
            <w:rFonts w:eastAsia="MS Mincho" w:cs="Times New Roman"/>
            <w:szCs w:val="24"/>
            <w:lang w:eastAsia="ja-JP"/>
          </w:rPr>
          <w:t>o</w:t>
        </w:r>
      </w:ins>
      <w:ins w:id="5" w:author="Saphira Rekker" w:date="2025-12-05T16:32:00Z" w16du:dateUtc="2025-12-05T06:32:00Z">
        <w:r w:rsidR="00B26190">
          <w:rPr>
            <w:rFonts w:eastAsia="MS Mincho" w:cs="Times New Roman"/>
            <w:szCs w:val="24"/>
            <w:lang w:eastAsia="ja-JP"/>
          </w:rPr>
          <w:t xml:space="preserve">ted to remove this requirement as part of the Omnibus I package, with the final outcome subject to ongoing </w:t>
        </w:r>
        <w:r w:rsidR="006E098E">
          <w:rPr>
            <w:rFonts w:eastAsia="MS Mincho" w:cs="Times New Roman"/>
            <w:szCs w:val="24"/>
            <w:lang w:eastAsia="ja-JP"/>
          </w:rPr>
          <w:t>negotiations</w:t>
        </w:r>
      </w:ins>
      <w:del w:id="6" w:author="Saphira Rekker" w:date="2025-12-05T16:32:00Z" w16du:dateUtc="2025-12-05T06:32:00Z">
        <w:r w:rsidR="00A17C5F" w:rsidDel="006E098E">
          <w:rPr>
            <w:rFonts w:eastAsia="MS Mincho" w:cs="Times New Roman"/>
            <w:szCs w:val="24"/>
            <w:lang w:eastAsia="ja-JP"/>
          </w:rPr>
          <w:delText xml:space="preserve"> from 202</w:delText>
        </w:r>
        <w:r w:rsidR="00433146" w:rsidDel="006E098E">
          <w:rPr>
            <w:rFonts w:eastAsia="MS Mincho" w:cs="Times New Roman"/>
            <w:szCs w:val="24"/>
            <w:lang w:eastAsia="ja-JP"/>
          </w:rPr>
          <w:delText>8</w:delText>
        </w:r>
        <w:r w:rsidR="00A17C5F" w:rsidDel="006E098E">
          <w:rPr>
            <w:rFonts w:eastAsia="MS Mincho" w:cs="Times New Roman"/>
            <w:szCs w:val="24"/>
            <w:lang w:eastAsia="ja-JP"/>
          </w:rPr>
          <w:delText xml:space="preserve"> onwards</w:delText>
        </w:r>
      </w:del>
      <w:r w:rsidR="005E54BB" w:rsidRPr="00F96561">
        <w:rPr>
          <w:rFonts w:eastAsia="MS Mincho" w:cs="Times New Roman"/>
          <w:szCs w:val="24"/>
          <w:lang w:eastAsia="ja-JP"/>
        </w:rPr>
        <w:t>.</w:t>
      </w:r>
      <w:r w:rsidR="00417D40">
        <w:rPr>
          <w:rFonts w:eastAsia="MS Mincho" w:cs="Times New Roman"/>
          <w:szCs w:val="24"/>
          <w:lang w:eastAsia="ja-JP"/>
        </w:rPr>
        <w:fldChar w:fldCharType="begin" w:fldLock="1"/>
      </w:r>
      <w:r w:rsidR="006203E8">
        <w:rPr>
          <w:rFonts w:eastAsia="MS Mincho" w:cs="Times New Roman"/>
          <w:szCs w:val="24"/>
          <w:lang w:eastAsia="ja-JP"/>
        </w:rPr>
        <w:instrText>ADDIN CSL_CITATION {"citationItems":[{"id":"ITEM-1","itemData":{"author":[{"dropping-particle":"","family":"European Commission","given":"","non-dropping-particle":"","parse-names":false,"suffix":""}],"id":"ITEM-1","issued":{"date-parts":[["2024"]]},"title":"Corporate sustainability due diligence","type":"report"},"uris":["http://www.mendeley.com/documents/?uuid=fff97c42-6578-49f0-a0ed-40488bd1aa8e"]},{"id":"ITEM-2","itemData":{"author":[{"dropping-particle":"","family":"European Commission","given":"","non-dropping-particle":"","parse-names":false,"suffix":""}],"id":"ITEM-2","issued":{"date-parts":[["2025"]]},"title":"Proposal for a DIRECTIVE OF THE EUROPEAN PARLIAMENT AND OF THE COUNCIL amending Directives 2006/43/EC, 2013/34/EU, (EU) 2022/2464 and (EU) 2024/1760 as regards certain corporate sustainability reporting and due diligence requirements","type":"legislation"},"uris":["http://www.mendeley.com/documents/?uuid=6a1f1f97-4f77-4097-99d5-b4edf43865ff"]},{"id":"ITEM-3","itemData":{"author":[{"dropping-particle":"","family":"European Parliament","given":"","non-dropping-particle":"","parse-names":false,"suffix":""}],"container-title":"Press Release","id":"ITEM-3","issued":{"date-parts":[["2025","11","13"]]},"title":"Sustainability reporting and due diligence: MEPs back simplification changes","type":"article-newspaper"},"uris":["http://www.mendeley.com/documents/?uuid=6d9fdad4-18eb-46c5-b297-0760432354e1"]}],"mendeley":{"formattedCitation":"&lt;sup&gt;2–4&lt;/sup&gt;","plainTextFormattedCitation":"2–4","previouslyFormattedCitation":"&lt;sup&gt;2,3&lt;/sup&gt;"},"properties":{"noteIndex":0},"schema":"https://github.com/citation-style-language/schema/raw/master/csl-citation.json"}</w:instrText>
      </w:r>
      <w:r w:rsidR="00417D40">
        <w:rPr>
          <w:rFonts w:eastAsia="MS Mincho" w:cs="Times New Roman"/>
          <w:szCs w:val="24"/>
          <w:lang w:eastAsia="ja-JP"/>
        </w:rPr>
        <w:fldChar w:fldCharType="separate"/>
      </w:r>
      <w:r w:rsidR="006203E8" w:rsidRPr="006203E8">
        <w:rPr>
          <w:rFonts w:eastAsia="MS Mincho" w:cs="Times New Roman"/>
          <w:noProof/>
          <w:szCs w:val="24"/>
          <w:vertAlign w:val="superscript"/>
          <w:lang w:eastAsia="ja-JP"/>
        </w:rPr>
        <w:t>2–4</w:t>
      </w:r>
      <w:r w:rsidR="00417D40">
        <w:rPr>
          <w:rFonts w:eastAsia="MS Mincho" w:cs="Times New Roman"/>
          <w:szCs w:val="24"/>
          <w:lang w:eastAsia="ja-JP"/>
        </w:rPr>
        <w:fldChar w:fldCharType="end"/>
      </w:r>
      <w:r w:rsidR="005E54BB" w:rsidRPr="00F96561">
        <w:rPr>
          <w:rFonts w:eastAsia="MS Mincho" w:cs="Times New Roman"/>
          <w:szCs w:val="24"/>
          <w:lang w:eastAsia="ja-JP"/>
        </w:rPr>
        <w:t xml:space="preserve"> </w:t>
      </w:r>
      <w:ins w:id="7" w:author="Saphira Rekker" w:date="2025-12-05T16:39:00Z" w16du:dateUtc="2025-12-05T06:39:00Z">
        <w:r w:rsidR="00C65B3A">
          <w:t xml:space="preserve">The evolving regulatory landscape underscores the need for robust, transparent, and scalable assessment methodologies that can be applied regardless of whether TP disclosure is mandatory or voluntary, enabling stakeholders to independently evaluate corporate climate commitments. </w:t>
        </w:r>
      </w:ins>
      <w:del w:id="8" w:author="Saphira Rekker" w:date="2025-12-05T16:40:00Z" w16du:dateUtc="2025-12-05T06:40:00Z">
        <w:r w:rsidR="00B90877" w:rsidDel="00C65B3A">
          <w:rPr>
            <w:szCs w:val="24"/>
            <w:lang w:val="en-GB"/>
          </w:rPr>
          <w:delText>At the same time</w:delText>
        </w:r>
      </w:del>
      <w:ins w:id="9" w:author="Saphira Rekker" w:date="2025-12-05T16:40:00Z" w16du:dateUtc="2025-12-05T06:40:00Z">
        <w:r w:rsidR="00C65B3A">
          <w:rPr>
            <w:szCs w:val="24"/>
            <w:lang w:val="en-GB"/>
          </w:rPr>
          <w:t>Indeed</w:t>
        </w:r>
      </w:ins>
      <w:r w:rsidR="00C47E04" w:rsidRPr="00F96561">
        <w:rPr>
          <w:szCs w:val="24"/>
          <w:lang w:val="en-GB"/>
        </w:rPr>
        <w:t xml:space="preserve">, </w:t>
      </w:r>
      <w:r w:rsidR="00F231E8" w:rsidRPr="00F96561">
        <w:rPr>
          <w:szCs w:val="24"/>
          <w:lang w:val="en-GB"/>
        </w:rPr>
        <w:t xml:space="preserve">the </w:t>
      </w:r>
      <w:r w:rsidR="00C47E04" w:rsidRPr="00F96561">
        <w:rPr>
          <w:szCs w:val="24"/>
          <w:lang w:val="en-GB"/>
        </w:rPr>
        <w:t>credib</w:t>
      </w:r>
      <w:r w:rsidR="00F231E8" w:rsidRPr="00F96561">
        <w:rPr>
          <w:szCs w:val="24"/>
          <w:lang w:val="en-GB"/>
        </w:rPr>
        <w:t>i</w:t>
      </w:r>
      <w:r w:rsidR="00C47E04" w:rsidRPr="00F96561">
        <w:rPr>
          <w:szCs w:val="24"/>
          <w:lang w:val="en-GB"/>
        </w:rPr>
        <w:t>l</w:t>
      </w:r>
      <w:r w:rsidR="00F231E8" w:rsidRPr="00F96561">
        <w:rPr>
          <w:szCs w:val="24"/>
          <w:lang w:val="en-GB"/>
        </w:rPr>
        <w:t>ity of</w:t>
      </w:r>
      <w:r w:rsidR="00C47E04" w:rsidRPr="00F96561">
        <w:rPr>
          <w:szCs w:val="24"/>
          <w:lang w:val="en-GB"/>
        </w:rPr>
        <w:t xml:space="preserve"> </w:t>
      </w:r>
      <w:del w:id="10" w:author="Saphira Rekker" w:date="2025-12-05T16:40:00Z" w16du:dateUtc="2025-12-05T06:40:00Z">
        <w:r w:rsidR="00B90877" w:rsidDel="008D57F0">
          <w:rPr>
            <w:szCs w:val="24"/>
            <w:lang w:val="en-GB"/>
          </w:rPr>
          <w:delText xml:space="preserve">currently </w:delText>
        </w:r>
      </w:del>
      <w:r w:rsidR="00F96561">
        <w:rPr>
          <w:szCs w:val="24"/>
          <w:lang w:val="en-GB"/>
        </w:rPr>
        <w:t xml:space="preserve">voluntarily </w:t>
      </w:r>
      <w:r w:rsidR="00B90877">
        <w:rPr>
          <w:szCs w:val="24"/>
          <w:lang w:val="en-GB"/>
        </w:rPr>
        <w:t xml:space="preserve">disclosed </w:t>
      </w:r>
      <w:r w:rsidR="00C47E04" w:rsidRPr="00F96561">
        <w:rPr>
          <w:szCs w:val="24"/>
          <w:lang w:val="en-GB"/>
        </w:rPr>
        <w:t xml:space="preserve">corporate </w:t>
      </w:r>
      <w:r w:rsidR="003C0C67" w:rsidRPr="00F96561">
        <w:rPr>
          <w:szCs w:val="24"/>
          <w:lang w:val="en-GB"/>
        </w:rPr>
        <w:t xml:space="preserve">TPs </w:t>
      </w:r>
      <w:r w:rsidR="00C47E04" w:rsidRPr="00F96561">
        <w:rPr>
          <w:szCs w:val="24"/>
          <w:lang w:val="en-GB"/>
        </w:rPr>
        <w:t>to reduce CO</w:t>
      </w:r>
      <w:r w:rsidR="00C47E04" w:rsidRPr="00F96561">
        <w:rPr>
          <w:szCs w:val="24"/>
          <w:vertAlign w:val="subscript"/>
          <w:lang w:val="en-GB"/>
        </w:rPr>
        <w:t>2</w:t>
      </w:r>
      <w:r w:rsidR="00C47E04" w:rsidRPr="00F96561">
        <w:rPr>
          <w:szCs w:val="24"/>
          <w:lang w:val="en-GB"/>
        </w:rPr>
        <w:t xml:space="preserve"> </w:t>
      </w:r>
      <w:r w:rsidR="00C47E04" w:rsidRPr="00F96561">
        <w:rPr>
          <w:szCs w:val="24"/>
          <w:lang w:val="en-GB"/>
        </w:rPr>
        <w:lastRenderedPageBreak/>
        <w:t xml:space="preserve">emissions </w:t>
      </w:r>
      <w:r w:rsidR="00814FD1" w:rsidRPr="00F96561">
        <w:rPr>
          <w:szCs w:val="24"/>
          <w:lang w:val="en-GB"/>
        </w:rPr>
        <w:t xml:space="preserve">has been </w:t>
      </w:r>
      <w:r w:rsidR="00261687" w:rsidRPr="00F96561">
        <w:rPr>
          <w:szCs w:val="24"/>
          <w:lang w:val="en-GB"/>
        </w:rPr>
        <w:t>questioned</w:t>
      </w:r>
      <w:r w:rsidR="00FD7DC7" w:rsidRPr="00F96561">
        <w:rPr>
          <w:szCs w:val="24"/>
          <w:lang w:val="en-GB"/>
        </w:rPr>
        <w:t xml:space="preserve"> as several high-emitting companies recently backtracked on their climate targets</w:t>
      </w:r>
      <w:r w:rsidR="00FD7DC7" w:rsidRPr="00F96561">
        <w:rPr>
          <w:szCs w:val="24"/>
          <w:lang w:val="en-GB"/>
        </w:rPr>
        <w:fldChar w:fldCharType="begin" w:fldLock="1"/>
      </w:r>
      <w:r w:rsidR="006203E8">
        <w:rPr>
          <w:szCs w:val="24"/>
          <w:lang w:val="en-GB"/>
        </w:rPr>
        <w:instrText>ADDIN CSL_CITATION {"citationItems":[{"id":"ITEM-1","itemData":{"author":[{"dropping-particle":"","family":"Bryan","given":"Kenza","non-dropping-particle":"","parse-names":false,"suffix":""},{"dropping-particle":"","family":"Mooney","given":"Attracta","non-dropping-particle":"","parse-names":false,"suffix":""}],"container-title":"Financial Times","id":"ITEM-1","issued":{"date-parts":[["2024","6","21"]]},"title":"How companies are starting to back away from green targets","type":"article-newspaper"},"uris":["http://www.mendeley.com/documents/?uuid=0171b80c-4021-47b9-888b-1e74df9c5b2c"]}],"mendeley":{"formattedCitation":"&lt;sup&gt;5&lt;/sup&gt;","plainTextFormattedCitation":"5","previouslyFormattedCitation":"&lt;sup&gt;4&lt;/sup&gt;"},"properties":{"noteIndex":0},"schema":"https://github.com/citation-style-language/schema/raw/master/csl-citation.json"}</w:instrText>
      </w:r>
      <w:r w:rsidR="00FD7DC7" w:rsidRPr="00F96561">
        <w:rPr>
          <w:szCs w:val="24"/>
          <w:lang w:val="en-GB"/>
        </w:rPr>
        <w:fldChar w:fldCharType="separate"/>
      </w:r>
      <w:r w:rsidR="006203E8" w:rsidRPr="006203E8">
        <w:rPr>
          <w:noProof/>
          <w:szCs w:val="24"/>
          <w:vertAlign w:val="superscript"/>
          <w:lang w:val="en-GB"/>
        </w:rPr>
        <w:t>5</w:t>
      </w:r>
      <w:r w:rsidR="00FD7DC7" w:rsidRPr="00F96561">
        <w:rPr>
          <w:szCs w:val="24"/>
          <w:lang w:val="en-GB"/>
        </w:rPr>
        <w:fldChar w:fldCharType="end"/>
      </w:r>
      <w:r w:rsidR="00261687" w:rsidRPr="00F96561">
        <w:rPr>
          <w:szCs w:val="24"/>
          <w:lang w:val="en-GB"/>
        </w:rPr>
        <w:t xml:space="preserve">. </w:t>
      </w:r>
    </w:p>
    <w:p w14:paraId="0CAFE315" w14:textId="5F89416C" w:rsidR="00983D44" w:rsidRDefault="00317C1C" w:rsidP="00983D44">
      <w:pPr>
        <w:rPr>
          <w:lang w:val="en-GB"/>
        </w:rPr>
      </w:pPr>
      <w:r>
        <w:rPr>
          <w:lang w:val="en-GB"/>
        </w:rPr>
        <w:t xml:space="preserve">To </w:t>
      </w:r>
      <w:r w:rsidR="009E7F39">
        <w:rPr>
          <w:lang w:val="en-GB"/>
        </w:rPr>
        <w:t xml:space="preserve">reduce emissions rapidly, </w:t>
      </w:r>
      <w:r w:rsidR="00983D44">
        <w:rPr>
          <w:lang w:val="en-GB"/>
        </w:rPr>
        <w:t xml:space="preserve">TPs should include rapid redirection of investment </w:t>
      </w:r>
      <w:r w:rsidR="00CD2A71">
        <w:rPr>
          <w:lang w:val="en-GB"/>
        </w:rPr>
        <w:t>to</w:t>
      </w:r>
      <w:r w:rsidR="00983D44">
        <w:rPr>
          <w:lang w:val="en-GB"/>
        </w:rPr>
        <w:t xml:space="preserve"> enable the technological change required in high carbon-intensive sectors. </w:t>
      </w:r>
      <w:r w:rsidR="001711FE">
        <w:rPr>
          <w:lang w:val="en-GB"/>
        </w:rPr>
        <w:t>If companies were to operate the already existing fossil fuel</w:t>
      </w:r>
      <w:r w:rsidR="00AF2632">
        <w:rPr>
          <w:lang w:val="en-GB"/>
        </w:rPr>
        <w:t>-</w:t>
      </w:r>
      <w:r w:rsidR="001711FE">
        <w:rPr>
          <w:lang w:val="en-GB"/>
        </w:rPr>
        <w:t>based energy infrastructure until the end of its economic lifetime, this would result in committed CO</w:t>
      </w:r>
      <w:r w:rsidR="001711FE" w:rsidRPr="00EA1A2B">
        <w:rPr>
          <w:vertAlign w:val="subscript"/>
          <w:lang w:val="en-GB"/>
        </w:rPr>
        <w:t>2</w:t>
      </w:r>
      <w:r w:rsidR="001711FE">
        <w:rPr>
          <w:lang w:val="en-GB"/>
        </w:rPr>
        <w:t xml:space="preserve"> emissions of 658-750 GtCO</w:t>
      </w:r>
      <w:r w:rsidR="001711FE" w:rsidRPr="005C402A">
        <w:rPr>
          <w:vertAlign w:val="subscript"/>
          <w:lang w:val="en-GB"/>
        </w:rPr>
        <w:t>2</w:t>
      </w:r>
      <w:r w:rsidR="00003545">
        <w:rPr>
          <w:lang w:val="en-GB"/>
        </w:rPr>
        <w:fldChar w:fldCharType="begin" w:fldLock="1"/>
      </w:r>
      <w:r w:rsidR="006203E8">
        <w:rPr>
          <w:lang w:val="en-GB"/>
        </w:rPr>
        <w:instrText>ADDIN CSL_CITATION {"citationItems":[{"id":"ITEM-1","itemData":{"DOI":"10.1038/s41586-019-1364-3","ISSN":"14764687","PMID":"31261374","abstract":"Net anthropogenic emissions of carbon dioxide (CO2) must approach zero by mid-century (2050) in order to stabilize the global mean temperature at the level targeted by international efforts1–5. Yet continued expansion of fossil-fuel-burning energy infrastructure implies already ‘committed’ future CO2 emissions6–13. Here we use detailed datasets of existing fossil-fuel energy infrastructure in 2018 to estimate regional and sectoral patterns of committed CO2 emissions, the sensitivity of such emissions to assumed operating lifetimes and schedules, and the economic value of the associated infrastructure. We estimate that, if operated as historically, existing infrastructure will cumulatively emit about 658 gigatonnes of CO2 (with a range of 226 to 1,479 gigatonnes CO2, depending on the lifetimes and utilization rates assumed). More than half of these emissions are predicted to come from the electricity sector; infrastructure in China, the USA and the 28 member states of the European Union represents approximately 41 per cent, 9 per cent and 7 per cent of the total, respectively. If built, proposed power plants (planned, permitted or under construction) would emit roughly an extra 188 (range 37–427) gigatonnes CO2. Committed emissions from existing and proposed energy infrastructure (about 846 gigatonnes CO2) thus represent more than the entire carbon budget that remains if mean warming is to be limited to 1.5 degrees Celsius (°C) with a probability of 66 to 50 per cent (420–580 gigatonnes CO2)5, and perhaps two-thirds of the remaining carbon budget if mean warming is to be limited to less than 2 °C (1,170–1,500 gigatonnes CO2)5. The remaining carbon budget estimates are varied and nuanced14,15, and depend on the climate target and the availability of large-scale negative emissions16. Nevertheless, our estimates suggest that little or no new CO2-emitting infrastructure can be commissioned, and that existing infrastructure may need to be retired early (or be retrofitted with carbon capture and storage technology) in order to meet the Paris Agreement climate goals17. Given the asset value per tonne of committed emissions, we suggest that the most cost-effective premature infrastructure retirements will be in the electricity and industry sectors, if non-emitting alternatives are available and affordable4,18.","author":[{"dropping-particle":"","family":"Tong","given":"Dan","non-dropping-particle":"","parse-names":false,"suffix":""},{"dropping-particle":"","family":"Zhang","given":"Qiang","non-dropping-particle":"","parse-names":false,"suffix":""},{"dropping-particle":"","family":"Zheng","given":"Yixuan","non-dropping-particle":"","parse-names":false,"suffix":""},{"dropping-particle":"","family":"Caldeira","given":"Ken","non-dropping-particle":"","parse-names":false,"suffix":""},{"dropping-particle":"","family":"Shearer","given":"Christine","non-dropping-particle":"","parse-names":false,"suffix":""},{"dropping-particle":"","family":"Hong","given":"Chaopeng","non-dropping-particle":"","parse-names":false,"suffix":""},{"dropping-particle":"","family":"Qin","given":"Yue","non-dropping-particle":"","parse-names":false,"suffix":""},{"dropping-particle":"","family":"Davis","given":"Steven J.","non-dropping-particle":"","parse-names":false,"suffix":""}],"container-title":"Nature","id":"ITEM-1","issue":"7769","issued":{"date-parts":[["2019"]]},"page":"373-377","publisher":"Springer US","title":"Committed emissions from existing energy infrastructure jeopardize 1.5 °C climate target","type":"article-journal","volume":"572"},"uris":["http://www.mendeley.com/documents/?uuid=0ec61f4b-3e1c-49e3-8982-ab165028115a"]},{"id":"ITEM-2","itemData":{"DOI":"https://doi.org/10.1787/d07136f0-en","author":[{"dropping-particle":"","family":"IEA","given":"","non-dropping-particle":"","parse-names":false,"suffix":""}],"id":"ITEM-2","issued":{"date-parts":[["2020"]]},"publisher":"OECD Publishing, Paris","publisher-place":"Paris, France","title":"Energy Technology Perspectives 2020","type":"book"},"uris":["http://www.mendeley.com/documents/?uuid=eb374ee8-e254-40a3-9037-7b6e70e8b2d8"]}],"mendeley":{"formattedCitation":"&lt;sup&gt;6,7&lt;/sup&gt;","plainTextFormattedCitation":"6,7","previouslyFormattedCitation":"&lt;sup&gt;5,6&lt;/sup&gt;"},"properties":{"noteIndex":0},"schema":"https://github.com/citation-style-language/schema/raw/master/csl-citation.json"}</w:instrText>
      </w:r>
      <w:r w:rsidR="00003545">
        <w:rPr>
          <w:lang w:val="en-GB"/>
        </w:rPr>
        <w:fldChar w:fldCharType="separate"/>
      </w:r>
      <w:r w:rsidR="006203E8" w:rsidRPr="006203E8">
        <w:rPr>
          <w:noProof/>
          <w:vertAlign w:val="superscript"/>
          <w:lang w:val="en-GB"/>
        </w:rPr>
        <w:t>6,7</w:t>
      </w:r>
      <w:r w:rsidR="00003545">
        <w:rPr>
          <w:lang w:val="en-GB"/>
        </w:rPr>
        <w:fldChar w:fldCharType="end"/>
      </w:r>
      <w:r w:rsidR="00003545">
        <w:rPr>
          <w:lang w:val="en-GB"/>
        </w:rPr>
        <w:t xml:space="preserve"> which alone </w:t>
      </w:r>
      <w:r w:rsidR="00F52E89">
        <w:rPr>
          <w:lang w:val="en-GB"/>
        </w:rPr>
        <w:t xml:space="preserve">would </w:t>
      </w:r>
      <w:r w:rsidR="00003545">
        <w:rPr>
          <w:lang w:val="en-GB"/>
        </w:rPr>
        <w:t xml:space="preserve">exceed the </w:t>
      </w:r>
      <w:r w:rsidR="005E4480">
        <w:rPr>
          <w:lang w:val="en-GB"/>
        </w:rPr>
        <w:t xml:space="preserve">remaining </w:t>
      </w:r>
      <w:r w:rsidR="00003545">
        <w:rPr>
          <w:lang w:val="en-GB"/>
        </w:rPr>
        <w:t>carbon budget of</w:t>
      </w:r>
      <w:r w:rsidR="00374192">
        <w:t xml:space="preserve"> </w:t>
      </w:r>
      <w:r w:rsidR="005E4480">
        <w:t>500 GtCO</w:t>
      </w:r>
      <w:r w:rsidR="005E4480" w:rsidRPr="005C402A">
        <w:rPr>
          <w:vertAlign w:val="subscript"/>
        </w:rPr>
        <w:t>2</w:t>
      </w:r>
      <w:r w:rsidR="00003545">
        <w:rPr>
          <w:lang w:val="en-GB"/>
        </w:rPr>
        <w:t xml:space="preserve"> </w:t>
      </w:r>
      <w:r w:rsidR="005E4480">
        <w:rPr>
          <w:lang w:val="en-GB"/>
        </w:rPr>
        <w:t>from 2020 with 50% likelihood of limiting global warming to 1.5</w:t>
      </w:r>
      <w:r w:rsidR="005E4480" w:rsidRPr="00F24589">
        <w:t>°</w:t>
      </w:r>
      <w:r w:rsidR="005E4480">
        <w:rPr>
          <w:lang w:val="en-GB"/>
        </w:rPr>
        <w:t>C.</w:t>
      </w:r>
      <w:r w:rsidR="00CA3F55">
        <w:rPr>
          <w:lang w:val="en-GB"/>
        </w:rPr>
        <w:fldChar w:fldCharType="begin" w:fldLock="1"/>
      </w:r>
      <w:r w:rsidR="006203E8">
        <w:rPr>
          <w:lang w:val="en-GB"/>
        </w:rPr>
        <w:instrText>ADDIN CSL_CITATION {"citationItems":[{"id":"ITEM-1","itemData":{"DOI":"10.1017/9781009157896","author":[{"dropping-particle":"","family":"IPCC","given":"","non-dropping-particle":"","parse-names":false,"suffix":""}],"edition":"In press","editor":[{"dropping-particle":"","family":"Masson-Delmotte","given":"V.","non-dropping-particle":"","parse-names":false,"suffix":""},{"dropping-particle":"","family":"Zhai","given":"P.","non-dropping-particle":"","parse-names":false,"suffix":""},{"dropping-particle":"","family":"Pirani","given":"A.","non-dropping-particle":"","parse-names":false,"suffix":""},{"dropping-particle":"","family":"Connors","given":"S.L.","non-dropping-particle":"","parse-names":false,"suffix":""},{"dropping-particle":"","family":"Péan","given":"C.","non-dropping-particle":"","parse-names":false,"suffix":""},{"dropping-particle":"","family":"Berger","given":"S.","non-dropping-particle":"","parse-names":false,"suffix":""},{"dropping-particle":"","family":"Caud","given":"N.","non-dropping-particle":"","parse-names":false,"suffix":""},{"dropping-particle":"","family":"Chen","given":"Y.","non-dropping-particle":"","parse-names":false,"suffix":""},{"dropping-particle":"","family":"Goldfarb","given":"L.","non-dropping-particle":"","parse-names":false,"suffix":""},{"dropping-particle":"","family":"Gomis","given":"M.I.","non-dropping-particle":"","parse-names":false,"suffix":""},{"dropping-particle":"","family":"Huang","given":"M.","non-dropping-particle":"","parse-names":false,"suffix":""},{"dropping-particle":"","family":"Leitzell","given":"K.","non-dropping-particle":"","parse-names":false,"suffix":""},{"dropping-particle":"","family":"Lonnoy","given":"E.","non-dropping-particle":"","parse-names":false,"suffix":""},{"dropping-particle":"","family":"Matthews","given":"J.B.R.","non-dropping-particle":"","parse-names":false,"suffix":""},{"dropping-particle":"","family":"Maycock","given":"T.K.","non-dropping-particle":"","parse-names":false,"suffix":""},{"dropping-particle":"","family":"Waterfield","given":"T.","non-dropping-particle":"","parse-names":false,"suffix":""},{"dropping-particle":"","family":"O. Yelekçi","given":"R. Yu","non-dropping-particle":"","parse-names":false,"suffix":""},{"dropping-particle":"","family":"Zhou","given":"B.","non-dropping-particle":"","parse-names":false,"suffix":""}],"id":"ITEM-1","issued":{"date-parts":[["2021"]]},"publisher":"Cambridge University Press","publisher-place":"Cambridge, United Kingdom and New York, NY, USA","title":"Climate Change 2021: The Physical Science Basis. Contribution of Working Group I to the Sixth Assessment Report of the Intergovernmental Panel on Climate Change","type":"chapter"},"uris":["http://www.mendeley.com/documents/?uuid=4399ba6a-ebf1-47f6-8645-ac79c1b5a2a8"]}],"mendeley":{"formattedCitation":"&lt;sup&gt;8&lt;/sup&gt;","plainTextFormattedCitation":"8","previouslyFormattedCitation":"&lt;sup&gt;7&lt;/sup&gt;"},"properties":{"noteIndex":0},"schema":"https://github.com/citation-style-language/schema/raw/master/csl-citation.json"}</w:instrText>
      </w:r>
      <w:r w:rsidR="00CA3F55">
        <w:rPr>
          <w:lang w:val="en-GB"/>
        </w:rPr>
        <w:fldChar w:fldCharType="separate"/>
      </w:r>
      <w:r w:rsidR="006203E8" w:rsidRPr="006203E8">
        <w:rPr>
          <w:noProof/>
          <w:vertAlign w:val="superscript"/>
          <w:lang w:val="en-GB"/>
        </w:rPr>
        <w:t>8</w:t>
      </w:r>
      <w:r w:rsidR="00CA3F55">
        <w:rPr>
          <w:lang w:val="en-GB"/>
        </w:rPr>
        <w:fldChar w:fldCharType="end"/>
      </w:r>
      <w:r w:rsidR="00EA1A2B">
        <w:rPr>
          <w:lang w:val="en-GB"/>
        </w:rPr>
        <w:t xml:space="preserve"> Therefore c</w:t>
      </w:r>
      <w:r w:rsidR="00983D44">
        <w:rPr>
          <w:lang w:val="en-GB"/>
        </w:rPr>
        <w:t xml:space="preserve">arbon-intensive production assets need to be phased out </w:t>
      </w:r>
      <w:r w:rsidR="003054D4">
        <w:rPr>
          <w:lang w:val="en-GB"/>
        </w:rPr>
        <w:t>while</w:t>
      </w:r>
      <w:r w:rsidR="00983D44">
        <w:rPr>
          <w:lang w:val="en-GB"/>
        </w:rPr>
        <w:t xml:space="preserve"> reinvestment</w:t>
      </w:r>
      <w:r w:rsidR="003054D4">
        <w:rPr>
          <w:lang w:val="en-GB"/>
        </w:rPr>
        <w:t>s</w:t>
      </w:r>
      <w:r w:rsidR="00983D44">
        <w:rPr>
          <w:lang w:val="en-GB"/>
        </w:rPr>
        <w:t xml:space="preserve"> in </w:t>
      </w:r>
      <w:r w:rsidR="003054D4">
        <w:rPr>
          <w:lang w:val="en-GB"/>
        </w:rPr>
        <w:t xml:space="preserve">existing and investments in new </w:t>
      </w:r>
      <w:r w:rsidR="00787103">
        <w:rPr>
          <w:lang w:val="en-GB"/>
        </w:rPr>
        <w:t>fossil fuel based production assets</w:t>
      </w:r>
      <w:r w:rsidR="00983D44">
        <w:rPr>
          <w:lang w:val="en-GB"/>
        </w:rPr>
        <w:t xml:space="preserve"> need to be prevented to avoid carbon lock-in. At the same time, low-carbon technologies need to be developed and scaled up through incumbent companies or new entrants. </w:t>
      </w:r>
      <w:r w:rsidR="00E84DBD">
        <w:rPr>
          <w:lang w:val="en-GB"/>
        </w:rPr>
        <w:t>Open source and transparent m</w:t>
      </w:r>
      <w:r w:rsidR="00983D44">
        <w:rPr>
          <w:lang w:val="en-GB"/>
        </w:rPr>
        <w:t>ethods are required to assess proposed corporate actions included in TPs</w:t>
      </w:r>
      <w:r w:rsidR="00E84DBD">
        <w:rPr>
          <w:lang w:val="en-GB"/>
        </w:rPr>
        <w:t xml:space="preserve"> for stakeholders to evaluate the</w:t>
      </w:r>
      <w:r w:rsidR="00983D44">
        <w:rPr>
          <w:lang w:val="en-GB"/>
        </w:rPr>
        <w:t xml:space="preserve"> </w:t>
      </w:r>
      <w:r w:rsidR="001C4AB2">
        <w:rPr>
          <w:lang w:val="en-GB"/>
        </w:rPr>
        <w:t xml:space="preserve">ambition </w:t>
      </w:r>
      <w:r w:rsidR="00983D44">
        <w:rPr>
          <w:lang w:val="en-GB"/>
        </w:rPr>
        <w:t>of TPs</w:t>
      </w:r>
      <w:r w:rsidR="00E84DBD">
        <w:rPr>
          <w:lang w:val="en-GB"/>
        </w:rPr>
        <w:t xml:space="preserve"> and </w:t>
      </w:r>
      <w:r w:rsidR="00EA1A2B">
        <w:rPr>
          <w:lang w:val="en-GB"/>
        </w:rPr>
        <w:t xml:space="preserve">credibility </w:t>
      </w:r>
      <w:r w:rsidR="00E84DBD">
        <w:rPr>
          <w:lang w:val="en-GB"/>
        </w:rPr>
        <w:t>of corporate climate commitments</w:t>
      </w:r>
      <w:r w:rsidR="00983D44">
        <w:rPr>
          <w:lang w:val="en-GB"/>
        </w:rPr>
        <w:t>.</w:t>
      </w:r>
    </w:p>
    <w:p w14:paraId="52C50EBD" w14:textId="4E9DC5F0" w:rsidR="008052DB" w:rsidRPr="00DB47F8" w:rsidRDefault="005F24F5" w:rsidP="00162700">
      <w:pPr>
        <w:rPr>
          <w:lang w:val="en-GB"/>
        </w:rPr>
      </w:pPr>
      <w:r>
        <w:rPr>
          <w:lang w:val="en-GB"/>
        </w:rPr>
        <w:t xml:space="preserve">Several </w:t>
      </w:r>
      <w:r w:rsidR="00DB58F7">
        <w:rPr>
          <w:lang w:val="en-GB"/>
        </w:rPr>
        <w:t>a</w:t>
      </w:r>
      <w:r w:rsidR="00F928E2">
        <w:rPr>
          <w:lang w:val="en-GB"/>
        </w:rPr>
        <w:t xml:space="preserve">pproaches </w:t>
      </w:r>
      <w:r>
        <w:rPr>
          <w:lang w:val="en-GB"/>
        </w:rPr>
        <w:t xml:space="preserve">exist that seek </w:t>
      </w:r>
      <w:bookmarkStart w:id="11" w:name="_Hlk177382979"/>
      <w:r>
        <w:rPr>
          <w:lang w:val="en-GB"/>
        </w:rPr>
        <w:t xml:space="preserve">to </w:t>
      </w:r>
      <w:r w:rsidR="00DB58F7">
        <w:rPr>
          <w:lang w:val="en-GB"/>
        </w:rPr>
        <w:t xml:space="preserve">assess </w:t>
      </w:r>
      <w:r w:rsidR="00C47E04">
        <w:rPr>
          <w:lang w:val="en-GB"/>
        </w:rPr>
        <w:t xml:space="preserve">certain elements of </w:t>
      </w:r>
      <w:r w:rsidR="00292953">
        <w:rPr>
          <w:lang w:val="en-GB"/>
        </w:rPr>
        <w:t xml:space="preserve">corporate </w:t>
      </w:r>
      <w:r w:rsidR="00C47E04">
        <w:rPr>
          <w:lang w:val="en-GB"/>
        </w:rPr>
        <w:t xml:space="preserve">TPs </w:t>
      </w:r>
      <w:bookmarkEnd w:id="11"/>
      <w:r w:rsidR="00C47E04">
        <w:rPr>
          <w:lang w:val="en-GB"/>
        </w:rPr>
        <w:t xml:space="preserve">such as </w:t>
      </w:r>
      <w:r w:rsidR="002C784E">
        <w:rPr>
          <w:lang w:val="en-GB"/>
        </w:rPr>
        <w:t xml:space="preserve">high emitting companies’ historic </w:t>
      </w:r>
      <w:r w:rsidR="006424E9">
        <w:rPr>
          <w:lang w:val="en-GB"/>
        </w:rPr>
        <w:t xml:space="preserve">and current </w:t>
      </w:r>
      <w:r w:rsidR="002C784E">
        <w:rPr>
          <w:lang w:val="en-GB"/>
        </w:rPr>
        <w:t>CO</w:t>
      </w:r>
      <w:r w:rsidR="002C784E" w:rsidRPr="002C784E">
        <w:rPr>
          <w:vertAlign w:val="subscript"/>
          <w:lang w:val="en-GB"/>
        </w:rPr>
        <w:t>2</w:t>
      </w:r>
      <w:r w:rsidR="002C784E">
        <w:rPr>
          <w:lang w:val="en-GB"/>
        </w:rPr>
        <w:t xml:space="preserve"> emissions</w:t>
      </w:r>
      <w:r w:rsidR="006424E9">
        <w:rPr>
          <w:lang w:val="en-GB"/>
        </w:rPr>
        <w:fldChar w:fldCharType="begin" w:fldLock="1"/>
      </w:r>
      <w:r w:rsidR="006203E8">
        <w:rPr>
          <w:lang w:val="en-GB"/>
        </w:rPr>
        <w:instrText>ADDIN CSL_CITATION {"citationItems":[{"id":"ITEM-1","itemData":{"DOI":"10.1038/s41467-022-31143-4","ISSN":"20411723","PMID":"35948540","abstract":"The achievement of the Paris Agreement climate goals of well-below 2 degrees of warming requires companies to align their greenhouse gas emission reductions with this goal. To measure whether companies are compliant with the Paris targets we propose several strict conditions that any emissions allocation methodology must meet before it can be classified as Paris-Compliant. Our conditions focus on the need for a common, and early as practicable, base year for all companies and consistency with an underlying Paris-aligned decarbonisation pathway. Additionally, we propose four operationalisation requirements to ensure companies can declare they are on a Paris Compliant Pathway including calculations of their carbon budgets and re-alignment pathways. Applying example Paris-Compliant Pathways and associated metrics to ten high emission electric utility companies and ten cement companies, we find that all but one of these companies are not currently Paris-compliant, with every year of delayed action increasing their required rate of decarbonisation and hence the exposure of billions of investment dollars to transition risk. Applying this proposed method will ensure the Paris carbon budget is met and that progress can be tracked accurately - an imperative for any companies and stakeholders seeking to align their decision-making with the Paris Agreement.","author":[{"dropping-particle":"","family":"Rekker","given":"S.","non-dropping-particle":"","parse-names":false,"suffix":""},{"dropping-particle":"","family":"Ives","given":"M. C.","non-dropping-particle":"","parse-names":false,"suffix":""},{"dropping-particle":"","family":"Wade","given":"B.","non-dropping-particle":"","parse-names":false,"suffix":""},{"dropping-particle":"","family":"Webb","given":"L.","non-dropping-particle":"","parse-names":false,"suffix":""},{"dropping-particle":"","family":"Greig","given":"C.","non-dropping-particle":"","parse-names":false,"suffix":""}],"container-title":"Nature Communications","id":"ITEM-1","issue":"1","issued":{"date-parts":[["2022"]]},"page":"1-11","publisher":"Springer US","title":"Measuring corporate Paris Compliance using a strict science-based approach","type":"article-journal","volume":"13"},"uris":["http://www.mendeley.com/documents/?uuid=4ca41b90-6981-4501-8c03-2928dbee84bd"]},{"id":"ITEM-2","itemData":{"DOI":"10.1038/s41558-018-0343-2","ISSN":"17586798","abstract":"Corporations are an important source of GHG emissions1–3 and important actors in mitigating climate change4. This paper presents and analyses a database of corporate climate action that provides an up-to-date assessment of companies’ carbon management practices, as well as systematically benchmarking companies’ emissions pathways against international targets. Our analysis covers 138 companies in 7 high-emitting sectors, accounting for 21% of emissions from all listed companies globally5. While most companies have implemented basic carbon management practices, we find that less than half of them have implemented more strategic practices. Further analysis indicates companies separate into those that hardly undertake any carbon management practices and those that undertake most. Perhaps surprisingly, most corporate emissions targets in our sample are aligned with the Paris Agreement goals, although most companies are yet to set quantified targets. Companies that have implemented more carbon management practices today are more likely to have set 2 °C-aligned targets. Carbon management and emissions performance are associated most strongly with where companies are headquartered and their size.","author":[{"dropping-particle":"","family":"Dietz","given":"Simon","non-dropping-particle":"","parse-names":false,"suffix":""},{"dropping-particle":"","family":"Fruitiere","given":"Charles","non-dropping-particle":"","parse-names":false,"suffix":""},{"dropping-particle":"","family":"Garcia-Manas","given":"Carlota","non-dropping-particle":"","parse-names":false,"suffix":""},{"dropping-particle":"","family":"Irwin","given":"William","non-dropping-particle":"","parse-names":false,"suffix":""},{"dropping-particle":"","family":"Rauis","given":"Bruno","non-dropping-particle":"","parse-names":false,"suffix":""},{"dropping-particle":"","family":"Sullivan","given":"Rory","non-dropping-particle":"","parse-names":false,"suffix":""}],"container-title":"Nature Climate Change","id":"ITEM-2","issue":"12","issued":{"date-parts":[["2018"]]},"page":"1072-1075","publisher":"Springer US","title":"An assessment of climate action by high-carbon global corporations","type":"article-journal","volume":"8"},"uris":["http://www.mendeley.com/documents/?uuid=2c7f73fb-2d67-44bd-850c-dd8892c53b6d"]}],"mendeley":{"formattedCitation":"&lt;sup&gt;9,10&lt;/sup&gt;","plainTextFormattedCitation":"9,10","previouslyFormattedCitation":"&lt;sup&gt;8,9&lt;/sup&gt;"},"properties":{"noteIndex":0},"schema":"https://github.com/citation-style-language/schema/raw/master/csl-citation.json"}</w:instrText>
      </w:r>
      <w:r w:rsidR="006424E9">
        <w:rPr>
          <w:lang w:val="en-GB"/>
        </w:rPr>
        <w:fldChar w:fldCharType="separate"/>
      </w:r>
      <w:r w:rsidR="006203E8" w:rsidRPr="006203E8">
        <w:rPr>
          <w:noProof/>
          <w:vertAlign w:val="superscript"/>
          <w:lang w:val="en-GB"/>
        </w:rPr>
        <w:t>9,10</w:t>
      </w:r>
      <w:r w:rsidR="006424E9">
        <w:rPr>
          <w:lang w:val="en-GB"/>
        </w:rPr>
        <w:fldChar w:fldCharType="end"/>
      </w:r>
      <w:r w:rsidR="002C784E">
        <w:rPr>
          <w:lang w:val="en-GB"/>
        </w:rPr>
        <w:t xml:space="preserve">, </w:t>
      </w:r>
      <w:bookmarkStart w:id="12" w:name="_Hlk177382999"/>
      <w:r w:rsidR="006833A1">
        <w:rPr>
          <w:lang w:val="en-GB"/>
        </w:rPr>
        <w:t>emission reduction targets</w:t>
      </w:r>
      <w:r w:rsidR="003F4214">
        <w:rPr>
          <w:lang w:val="en-GB"/>
        </w:rPr>
        <w:fldChar w:fldCharType="begin" w:fldLock="1"/>
      </w:r>
      <w:r w:rsidR="006203E8">
        <w:rPr>
          <w:lang w:val="en-GB"/>
        </w:rPr>
        <w:instrText>ADDIN CSL_CITATION {"citationItems":[{"id":"ITEM-1","itemData":{"DOI":"10.1038/nclimate2770","ISBN":"1758-678x","ISSN":"17586798","abstract":"© 2015 Macmillan Publishers Limited. All rights reserved. Corporate climate action is increasingly considered important in driving the transition towards a low-carbon economy. For this, it is critical to ensure translation of global goals to greenhouse-gas (GHG) emissions reduction targets at company level. At the moment, however, there is a lack of clear methods to derive consistent corporate target setting that keeps cumulative corporate GHG emissions within a specific carbon budget (for example, 550-1,300GtCO2 between 2011 and 2050 for the 2°C target). Here we propose a method for corporate emissions target setting that derives carbon intensity pathways for companies based on sectoral pathways from existing mitigation scenarios: the Sectoral Decarbonization Approach (SDA). These company targets take activity growth and initial performance into account. Next to target setting on company level, the SDA can be used by companies, policymakers, investors or other stakeholders as a benchmark for tracking corporate climate performance and actions, providing a mechanism for corporate accountability.","author":[{"dropping-particle":"","family":"Krabbe","given":"Oskar","non-dropping-particle":"","parse-names":false,"suffix":""},{"dropping-particle":"","family":"Linthorst","given":"Giel","non-dropping-particle":"","parse-names":false,"suffix":""},{"dropping-particle":"","family":"Blok","given":"Kornelis","non-dropping-particle":"","parse-names":false,"suffix":""},{"dropping-particle":"","family":"Crijns-Graus","given":"Wina","non-dropping-particle":"","parse-names":false,"suffix":""},{"dropping-particle":"","family":"Vuuren","given":"Detlef P.","non-dropping-particle":"Van","parse-names":false,"suffix":""},{"dropping-particle":"","family":"Höhne","given":"Niklas","non-dropping-particle":"","parse-names":false,"suffix":""},{"dropping-particle":"","family":"Faria","given":"Pedro","non-dropping-particle":"","parse-names":false,"suffix":""},{"dropping-particle":"","family":"Aden","given":"Nate","non-dropping-particle":"","parse-names":false,"suffix":""},{"dropping-particle":"","family":"Pineda","given":"Alberto Carrillo","non-dropping-particle":"","parse-names":false,"suffix":""}],"container-title":"Nature Climate Change","id":"ITEM-1","issue":"12","issued":{"date-parts":[["2015"]]},"page":"1057-1060","title":"Aligning corporate greenhouse-gas emissions targets with climate goals","type":"article-journal","volume":"5"},"uris":["http://www.mendeley.com/documents/?uuid=f4169e7b-3ec1-42ad-b22e-207e88585220"]},{"id":"ITEM-2","itemData":{"DOI":"10.1108/SAMPJ-03-2017-0031","ISSN":"2040803X","abstract":"Purpose: Amidst a growing interest in greenhouse gas (GHG) science-based target setting by businesses, it is becoming increasingly urgent to understand how these are set in theory and in practice. Design/methodology/approach: Using a model framework for science-based methods, the authors compare four different science-based target-setting methods: sectoral decarbonization approach, linear emission reduction to target year, GHG emissions per unit of value added and corporate finance approach to climate stabilizing targets. Input and output variables, GHG scopes, allocation principles and mathematical formulations are described, followed by a discussion of the differences and similarities between methods. Findings: The authors show GHG emission mitigation scenarios are as important in the determination of targets as the allocation principle. Practical implications: For this reason, businesses should apply well-bellow 2ºC scenarios with robust sectoral and regional granularity and the science community should consider the needs of these groups of stakeholders. Social implications: Policymakers should actively support efforts by corporations to set science-based targets and ensure that the research they commission can be translated into practical action by non-party stakeholders. Originality/value: This paper contributes to the understanding of the theory and practice of science-based targets.","author":[{"dropping-particle":"","family":"Faria","given":"Pedro Cabral Santiago","non-dropping-particle":"","parse-names":false,"suffix":""},{"dropping-particle":"","family":"Labutong","given":"Nicole","non-dropping-particle":"","parse-names":false,"suffix":""}],"container-title":"Sustainability Accounting, Management and Policy Journal","id":"ITEM-2","issue":"3","issued":{"date-parts":[["2020"]]},"page":"591-612","title":"A description of four science-based corporate GHG target-setting methods","type":"article-journal","volume":"11"},"uris":["http://www.mendeley.com/documents/?uuid=8ec68707-6a1b-41b5-ac17-20f77b6fce82"]}],"mendeley":{"formattedCitation":"&lt;sup&gt;11,12&lt;/sup&gt;","plainTextFormattedCitation":"11,12","previouslyFormattedCitation":"&lt;sup&gt;10,11&lt;/sup&gt;"},"properties":{"noteIndex":0},"schema":"https://github.com/citation-style-language/schema/raw/master/csl-citation.json"}</w:instrText>
      </w:r>
      <w:r w:rsidR="003F4214">
        <w:rPr>
          <w:lang w:val="en-GB"/>
        </w:rPr>
        <w:fldChar w:fldCharType="separate"/>
      </w:r>
      <w:r w:rsidR="006203E8" w:rsidRPr="006203E8">
        <w:rPr>
          <w:noProof/>
          <w:vertAlign w:val="superscript"/>
          <w:lang w:val="en-GB"/>
        </w:rPr>
        <w:t>11,12</w:t>
      </w:r>
      <w:r w:rsidR="003F4214">
        <w:rPr>
          <w:lang w:val="en-GB"/>
        </w:rPr>
        <w:fldChar w:fldCharType="end"/>
      </w:r>
      <w:bookmarkEnd w:id="12"/>
      <w:r w:rsidR="002C784E">
        <w:rPr>
          <w:lang w:val="en-GB"/>
        </w:rPr>
        <w:t xml:space="preserve">, or </w:t>
      </w:r>
      <w:r w:rsidR="003F4214">
        <w:rPr>
          <w:lang w:val="en-GB"/>
        </w:rPr>
        <w:t xml:space="preserve">fossil fuel </w:t>
      </w:r>
      <w:r w:rsidR="002C784E">
        <w:rPr>
          <w:lang w:val="en-GB"/>
        </w:rPr>
        <w:t>production output</w:t>
      </w:r>
      <w:r w:rsidR="003F4214">
        <w:rPr>
          <w:lang w:val="en-GB"/>
        </w:rPr>
        <w:fldChar w:fldCharType="begin" w:fldLock="1"/>
      </w:r>
      <w:r w:rsidR="006203E8">
        <w:rPr>
          <w:lang w:val="en-GB"/>
        </w:rPr>
        <w:instrText>ADDIN CSL_CITATION {"citationItems":[{"id":"ITEM-1","itemData":{"DOI":"10.1038/s41558-023-01734-0","author":[{"dropping-particle":"","family":"Rekker","given":"Saphira","non-dropping-particle":"","parse-names":false,"suffix":""},{"dropping-particle":"","family":"Chen","given":"Guangwu","non-dropping-particle":"","parse-names":false,"suffix":""},{"dropping-particle":"","family":"Heede","given":"Richard","non-dropping-particle":"","parse-names":false,"suffix":""},{"dropping-particle":"","family":"Ives","given":"Matthew C","non-dropping-particle":"","parse-names":false,"suffix":""},{"dropping-particle":"","family":"Wade","given":"Belinda","non-dropping-particle":"","parse-names":false,"suffix":""},{"dropping-particle":"","family":"Greig","given":"Chris","non-dropping-particle":"","parse-names":false,"suffix":""}],"container-title":"Nature Climate Change","id":"ITEM-1","issue":"September","issued":{"date-parts":[["2023"]]},"page":"927–934","publisher":"Springer US","title":"Evaluating fossil fuel companies’ alignment with 1.5°C climate pathways","type":"article-journal","volume":"13"},"uris":["http://www.mendeley.com/documents/?uuid=a8f1dda2-f853-4508-8110-c35cc4232ae4"]}],"mendeley":{"formattedCitation":"&lt;sup&gt;13&lt;/sup&gt;","plainTextFormattedCitation":"13","previouslyFormattedCitation":"&lt;sup&gt;12&lt;/sup&gt;"},"properties":{"noteIndex":0},"schema":"https://github.com/citation-style-language/schema/raw/master/csl-citation.json"}</w:instrText>
      </w:r>
      <w:r w:rsidR="003F4214">
        <w:rPr>
          <w:lang w:val="en-GB"/>
        </w:rPr>
        <w:fldChar w:fldCharType="separate"/>
      </w:r>
      <w:r w:rsidR="006203E8" w:rsidRPr="006203E8">
        <w:rPr>
          <w:noProof/>
          <w:vertAlign w:val="superscript"/>
          <w:lang w:val="en-GB"/>
        </w:rPr>
        <w:t>13</w:t>
      </w:r>
      <w:r w:rsidR="003F4214">
        <w:rPr>
          <w:lang w:val="en-GB"/>
        </w:rPr>
        <w:fldChar w:fldCharType="end"/>
      </w:r>
      <w:r w:rsidR="002C784E">
        <w:rPr>
          <w:lang w:val="en-GB"/>
        </w:rPr>
        <w:t xml:space="preserve"> against transition scenario benchmarks</w:t>
      </w:r>
      <w:r w:rsidR="00F928E2">
        <w:rPr>
          <w:lang w:val="en-GB"/>
        </w:rPr>
        <w:t>.</w:t>
      </w:r>
      <w:r w:rsidR="00303A23">
        <w:rPr>
          <w:lang w:val="en-GB"/>
        </w:rPr>
        <w:t xml:space="preserve"> </w:t>
      </w:r>
      <w:r w:rsidR="00C01D08">
        <w:rPr>
          <w:lang w:val="en-GB"/>
        </w:rPr>
        <w:t xml:space="preserve">What these approaches have in common is that they </w:t>
      </w:r>
      <w:r w:rsidR="00737DC8">
        <w:rPr>
          <w:lang w:val="en-GB"/>
        </w:rPr>
        <w:t>directly or indirectly</w:t>
      </w:r>
      <w:r w:rsidR="004A41A1">
        <w:rPr>
          <w:lang w:val="en-GB"/>
        </w:rPr>
        <w:t xml:space="preserve"> </w:t>
      </w:r>
      <w:r w:rsidR="00C01D08">
        <w:rPr>
          <w:lang w:val="en-GB"/>
        </w:rPr>
        <w:t xml:space="preserve">rely on </w:t>
      </w:r>
      <w:r w:rsidR="009A4FA3">
        <w:rPr>
          <w:lang w:val="en-GB"/>
        </w:rPr>
        <w:t xml:space="preserve">company-level </w:t>
      </w:r>
      <w:r w:rsidR="00C01D08">
        <w:rPr>
          <w:lang w:val="en-GB"/>
        </w:rPr>
        <w:t>CO</w:t>
      </w:r>
      <w:r w:rsidR="00C01D08" w:rsidRPr="006833A1">
        <w:rPr>
          <w:vertAlign w:val="subscript"/>
          <w:lang w:val="en-GB"/>
        </w:rPr>
        <w:t>2</w:t>
      </w:r>
      <w:r w:rsidR="00C01D08">
        <w:rPr>
          <w:lang w:val="en-GB"/>
        </w:rPr>
        <w:t xml:space="preserve"> emission</w:t>
      </w:r>
      <w:r w:rsidR="00C47E04">
        <w:rPr>
          <w:lang w:val="en-GB"/>
        </w:rPr>
        <w:t xml:space="preserve"> data</w:t>
      </w:r>
      <w:r w:rsidR="009A4FA3">
        <w:rPr>
          <w:lang w:val="en-GB"/>
        </w:rPr>
        <w:t xml:space="preserve"> </w:t>
      </w:r>
      <w:r w:rsidR="005D0E46">
        <w:rPr>
          <w:lang w:val="en-GB"/>
        </w:rPr>
        <w:t>from</w:t>
      </w:r>
      <w:r w:rsidR="00DF0F91">
        <w:rPr>
          <w:lang w:val="en-GB"/>
        </w:rPr>
        <w:t xml:space="preserve">, often </w:t>
      </w:r>
      <w:r w:rsidR="009A4FA3">
        <w:rPr>
          <w:lang w:val="en-GB"/>
        </w:rPr>
        <w:t>voluntary</w:t>
      </w:r>
      <w:r w:rsidR="00DF0F91">
        <w:rPr>
          <w:lang w:val="en-GB"/>
        </w:rPr>
        <w:t>,</w:t>
      </w:r>
      <w:r w:rsidR="009A4FA3">
        <w:rPr>
          <w:lang w:val="en-GB"/>
        </w:rPr>
        <w:t xml:space="preserve"> </w:t>
      </w:r>
      <w:r w:rsidR="00717590">
        <w:rPr>
          <w:lang w:val="en-GB"/>
        </w:rPr>
        <w:t xml:space="preserve">unaudited </w:t>
      </w:r>
      <w:r w:rsidR="00FE2C6E">
        <w:rPr>
          <w:lang w:val="en-GB"/>
        </w:rPr>
        <w:t xml:space="preserve">corporate </w:t>
      </w:r>
      <w:r w:rsidR="009A4FA3">
        <w:rPr>
          <w:lang w:val="en-GB"/>
        </w:rPr>
        <w:t>disclos</w:t>
      </w:r>
      <w:r w:rsidR="004A41A1">
        <w:rPr>
          <w:lang w:val="en-GB"/>
        </w:rPr>
        <w:t>ure</w:t>
      </w:r>
      <w:r w:rsidR="005D0E46">
        <w:rPr>
          <w:lang w:val="en-GB"/>
        </w:rPr>
        <w:t xml:space="preserve">. </w:t>
      </w:r>
      <w:r w:rsidR="00DB68B1">
        <w:rPr>
          <w:lang w:val="en-GB"/>
        </w:rPr>
        <w:t xml:space="preserve">There are several challenges with using reported emissions data. </w:t>
      </w:r>
      <w:r w:rsidR="00DB68B1" w:rsidRPr="00DB47F8">
        <w:rPr>
          <w:lang w:val="en-GB"/>
        </w:rPr>
        <w:t>First, d</w:t>
      </w:r>
      <w:r w:rsidR="0011086F" w:rsidRPr="00DB47F8">
        <w:rPr>
          <w:lang w:val="en-GB"/>
        </w:rPr>
        <w:t>isclos</w:t>
      </w:r>
      <w:r w:rsidR="00737DC8" w:rsidRPr="00DB47F8">
        <w:rPr>
          <w:lang w:val="en-GB"/>
        </w:rPr>
        <w:t>ed emission</w:t>
      </w:r>
      <w:r w:rsidR="0011086F" w:rsidRPr="00DB47F8">
        <w:rPr>
          <w:lang w:val="en-GB"/>
        </w:rPr>
        <w:t xml:space="preserve"> data is incomplete as </w:t>
      </w:r>
      <w:r w:rsidR="00B2118B" w:rsidRPr="00DB47F8">
        <w:rPr>
          <w:lang w:val="en-GB"/>
        </w:rPr>
        <w:t>6</w:t>
      </w:r>
      <w:r w:rsidR="0095667F" w:rsidRPr="00DB47F8">
        <w:rPr>
          <w:lang w:val="en-GB"/>
        </w:rPr>
        <w:t>4</w:t>
      </w:r>
      <w:r w:rsidR="0011086F" w:rsidRPr="00DB47F8">
        <w:rPr>
          <w:lang w:val="en-GB"/>
        </w:rPr>
        <w:t xml:space="preserve">% of </w:t>
      </w:r>
      <w:r w:rsidR="0095667F" w:rsidRPr="00DB47F8">
        <w:rPr>
          <w:lang w:val="en-GB"/>
        </w:rPr>
        <w:t xml:space="preserve">requested </w:t>
      </w:r>
      <w:r w:rsidR="0011086F" w:rsidRPr="00DB47F8">
        <w:rPr>
          <w:lang w:val="en-GB"/>
        </w:rPr>
        <w:t xml:space="preserve">companies </w:t>
      </w:r>
      <w:r w:rsidR="0095667F" w:rsidRPr="00DB47F8">
        <w:rPr>
          <w:lang w:val="en-GB"/>
        </w:rPr>
        <w:t xml:space="preserve">in 2023 </w:t>
      </w:r>
      <w:r w:rsidR="0011086F" w:rsidRPr="00DB47F8">
        <w:rPr>
          <w:lang w:val="en-GB"/>
        </w:rPr>
        <w:t>d</w:t>
      </w:r>
      <w:r w:rsidR="0095667F" w:rsidRPr="00DB47F8">
        <w:rPr>
          <w:lang w:val="en-GB"/>
        </w:rPr>
        <w:t>id</w:t>
      </w:r>
      <w:r w:rsidR="0011086F" w:rsidRPr="00DB47F8">
        <w:rPr>
          <w:lang w:val="en-GB"/>
        </w:rPr>
        <w:t xml:space="preserve"> not report to CDP</w:t>
      </w:r>
      <w:r w:rsidR="000F5F5F" w:rsidRPr="00DB47F8">
        <w:rPr>
          <w:lang w:val="en-GB"/>
        </w:rPr>
        <w:t xml:space="preserve"> (seen as the ‘gold standard’ of emissions reporting)</w:t>
      </w:r>
      <w:r w:rsidR="0011086F" w:rsidRPr="00DB47F8">
        <w:rPr>
          <w:lang w:val="en-GB"/>
        </w:rPr>
        <w:t>,</w:t>
      </w:r>
      <w:r w:rsidR="0095667F" w:rsidRPr="00DB47F8">
        <w:rPr>
          <w:lang w:val="en-GB"/>
        </w:rPr>
        <w:fldChar w:fldCharType="begin" w:fldLock="1"/>
      </w:r>
      <w:r w:rsidR="006203E8">
        <w:rPr>
          <w:lang w:val="en-GB"/>
        </w:rPr>
        <w:instrText>ADDIN CSL_CITATION {"citationItems":[{"id":"ITEM-1","itemData":{"author":[{"dropping-particle":"","family":"CDP","given":"","non-dropping-particle":"","parse-names":false,"suffix":""}],"id":"ITEM-1","issued":{"date-parts":[["2024"]]},"title":"Rising disclosure numbers show more companies considering climate and nature impacts, but just under 400 reporting data aligned with CDP’s highest benchmark","type":"report"},"uris":["http://www.mendeley.com/documents/?uuid=06ae2f3d-4366-4987-8e55-e42e0ad6a5c9"]}],"mendeley":{"formattedCitation":"&lt;sup&gt;14&lt;/sup&gt;","plainTextFormattedCitation":"14","previouslyFormattedCitation":"&lt;sup&gt;13&lt;/sup&gt;"},"properties":{"noteIndex":0},"schema":"https://github.com/citation-style-language/schema/raw/master/csl-citation.json"}</w:instrText>
      </w:r>
      <w:r w:rsidR="0095667F" w:rsidRPr="00DB47F8">
        <w:rPr>
          <w:lang w:val="en-GB"/>
        </w:rPr>
        <w:fldChar w:fldCharType="separate"/>
      </w:r>
      <w:r w:rsidR="006203E8" w:rsidRPr="006203E8">
        <w:rPr>
          <w:noProof/>
          <w:vertAlign w:val="superscript"/>
          <w:lang w:val="en-GB"/>
        </w:rPr>
        <w:t>14</w:t>
      </w:r>
      <w:r w:rsidR="0095667F" w:rsidRPr="00DB47F8">
        <w:rPr>
          <w:lang w:val="en-GB"/>
        </w:rPr>
        <w:fldChar w:fldCharType="end"/>
      </w:r>
      <w:r w:rsidR="0011086F" w:rsidRPr="00DB47F8">
        <w:rPr>
          <w:lang w:val="en-GB"/>
        </w:rPr>
        <w:t xml:space="preserve"> and </w:t>
      </w:r>
      <w:r w:rsidR="00B2118B" w:rsidRPr="00DB47F8">
        <w:rPr>
          <w:lang w:val="en-GB"/>
        </w:rPr>
        <w:t>63</w:t>
      </w:r>
      <w:r w:rsidR="0011086F" w:rsidRPr="00DB47F8">
        <w:rPr>
          <w:lang w:val="en-GB"/>
        </w:rPr>
        <w:t>% of those that d</w:t>
      </w:r>
      <w:r w:rsidR="0095667F" w:rsidRPr="00DB47F8">
        <w:rPr>
          <w:lang w:val="en-GB"/>
        </w:rPr>
        <w:t>id</w:t>
      </w:r>
      <w:r w:rsidR="0011086F" w:rsidRPr="00DB47F8">
        <w:rPr>
          <w:lang w:val="en-GB"/>
        </w:rPr>
        <w:t xml:space="preserve"> report still </w:t>
      </w:r>
      <w:r w:rsidR="0095667F" w:rsidRPr="00DB47F8">
        <w:rPr>
          <w:lang w:val="en-GB"/>
        </w:rPr>
        <w:t>did</w:t>
      </w:r>
      <w:r w:rsidR="0011086F" w:rsidRPr="00DB47F8">
        <w:rPr>
          <w:lang w:val="en-GB"/>
        </w:rPr>
        <w:t xml:space="preserve"> not </w:t>
      </w:r>
      <w:r w:rsidR="006111CB" w:rsidRPr="00DB47F8">
        <w:rPr>
          <w:lang w:val="en-GB"/>
        </w:rPr>
        <w:t xml:space="preserve">comprehensively </w:t>
      </w:r>
      <w:r w:rsidR="0011086F" w:rsidRPr="00DB47F8">
        <w:rPr>
          <w:lang w:val="en-GB"/>
        </w:rPr>
        <w:t>disclose Scope 1, 2 and 3 emissions.</w:t>
      </w:r>
      <w:r w:rsidR="00717590" w:rsidRPr="00DB47F8">
        <w:rPr>
          <w:lang w:val="en-GB"/>
        </w:rPr>
        <w:fldChar w:fldCharType="begin" w:fldLock="1"/>
      </w:r>
      <w:r w:rsidR="006203E8">
        <w:rPr>
          <w:lang w:val="en-GB"/>
        </w:rPr>
        <w:instrText>ADDIN CSL_CITATION {"citationItems":[{"id":"ITEM-1","itemData":{"author":[{"dropping-particle":"","family":"CDP","given":"","non-dropping-particle":"","parse-names":false,"suffix":""}],"id":"ITEM-1","issued":{"date-parts":[["2024"]]},"title":"CDP 2023 disclosure data factsheet","type":"report"},"uris":["http://www.mendeley.com/documents/?uuid=f23fa47a-332a-45f7-8f4b-397aa8fef851"]}],"mendeley":{"formattedCitation":"&lt;sup&gt;15&lt;/sup&gt;","plainTextFormattedCitation":"15","previouslyFormattedCitation":"&lt;sup&gt;14&lt;/sup&gt;"},"properties":{"noteIndex":0},"schema":"https://github.com/citation-style-language/schema/raw/master/csl-citation.json"}</w:instrText>
      </w:r>
      <w:r w:rsidR="00717590" w:rsidRPr="00DB47F8">
        <w:rPr>
          <w:lang w:val="en-GB"/>
        </w:rPr>
        <w:fldChar w:fldCharType="separate"/>
      </w:r>
      <w:r w:rsidR="006203E8" w:rsidRPr="006203E8">
        <w:rPr>
          <w:noProof/>
          <w:vertAlign w:val="superscript"/>
          <w:lang w:val="en-GB"/>
        </w:rPr>
        <w:t>15</w:t>
      </w:r>
      <w:r w:rsidR="00717590" w:rsidRPr="00DB47F8">
        <w:rPr>
          <w:lang w:val="en-GB"/>
        </w:rPr>
        <w:fldChar w:fldCharType="end"/>
      </w:r>
      <w:r w:rsidR="0011086F" w:rsidRPr="00DB47F8">
        <w:rPr>
          <w:lang w:val="en-GB"/>
        </w:rPr>
        <w:t xml:space="preserve"> </w:t>
      </w:r>
      <w:r w:rsidR="00DB68B1" w:rsidRPr="00DB47F8">
        <w:rPr>
          <w:lang w:val="en-GB"/>
        </w:rPr>
        <w:t xml:space="preserve">Second, </w:t>
      </w:r>
      <w:r w:rsidR="00FE76A6" w:rsidRPr="00DB47F8">
        <w:rPr>
          <w:lang w:val="en-GB"/>
        </w:rPr>
        <w:t>since</w:t>
      </w:r>
      <w:r w:rsidR="00F7506A" w:rsidRPr="00DB47F8">
        <w:rPr>
          <w:lang w:val="en-GB"/>
        </w:rPr>
        <w:t xml:space="preserve"> firms use </w:t>
      </w:r>
      <w:r w:rsidR="0011086F" w:rsidRPr="00DB47F8">
        <w:rPr>
          <w:lang w:val="en-GB"/>
        </w:rPr>
        <w:t xml:space="preserve">different </w:t>
      </w:r>
      <w:r w:rsidR="00F7506A" w:rsidRPr="00DB47F8">
        <w:rPr>
          <w:lang w:val="en-GB"/>
        </w:rPr>
        <w:t>GHG accounting approaches</w:t>
      </w:r>
      <w:r w:rsidR="0011086F" w:rsidRPr="00DB47F8">
        <w:rPr>
          <w:lang w:val="en-GB"/>
        </w:rPr>
        <w:t>, even disclosed CO</w:t>
      </w:r>
      <w:r w:rsidR="0011086F" w:rsidRPr="00DB47F8">
        <w:rPr>
          <w:vertAlign w:val="subscript"/>
          <w:lang w:val="en-GB"/>
        </w:rPr>
        <w:t>2</w:t>
      </w:r>
      <w:r w:rsidR="0011086F" w:rsidRPr="00DB47F8">
        <w:rPr>
          <w:lang w:val="en-GB"/>
        </w:rPr>
        <w:t xml:space="preserve"> emissions of firms within the same sector are </w:t>
      </w:r>
      <w:r w:rsidR="00F7506A" w:rsidRPr="00DB47F8">
        <w:rPr>
          <w:lang w:val="en-GB"/>
        </w:rPr>
        <w:t xml:space="preserve">often </w:t>
      </w:r>
      <w:r w:rsidR="0011086F" w:rsidRPr="00DB47F8">
        <w:rPr>
          <w:lang w:val="en-GB"/>
        </w:rPr>
        <w:t>incomparable.</w:t>
      </w:r>
      <w:r w:rsidR="008052DB" w:rsidRPr="00DB47F8">
        <w:rPr>
          <w:lang w:val="en-GB"/>
        </w:rPr>
        <w:t xml:space="preserve"> </w:t>
      </w:r>
      <w:r w:rsidR="0011086F" w:rsidRPr="00DB47F8">
        <w:rPr>
          <w:lang w:val="en-GB"/>
        </w:rPr>
        <w:t xml:space="preserve">In response, commercial providers </w:t>
      </w:r>
      <w:r w:rsidR="00EF210C" w:rsidRPr="00DB47F8">
        <w:rPr>
          <w:lang w:val="en-GB"/>
        </w:rPr>
        <w:t>started to</w:t>
      </w:r>
      <w:r w:rsidR="0011086F" w:rsidRPr="00DB47F8">
        <w:rPr>
          <w:lang w:val="en-GB"/>
        </w:rPr>
        <w:t xml:space="preserve"> gather, integrate, and enrich disclosure data with modelled CO</w:t>
      </w:r>
      <w:r w:rsidR="0011086F" w:rsidRPr="00DB47F8">
        <w:rPr>
          <w:vertAlign w:val="subscript"/>
          <w:lang w:val="en-GB"/>
        </w:rPr>
        <w:t>2</w:t>
      </w:r>
      <w:r w:rsidR="0011086F" w:rsidRPr="00DB47F8">
        <w:rPr>
          <w:lang w:val="en-GB"/>
        </w:rPr>
        <w:t xml:space="preserve"> emission estimates</w:t>
      </w:r>
      <w:r w:rsidR="00EF210C" w:rsidRPr="00DB47F8">
        <w:rPr>
          <w:lang w:val="en-GB"/>
        </w:rPr>
        <w:t xml:space="preserve"> to fill data gaps</w:t>
      </w:r>
      <w:r w:rsidR="005D0E46" w:rsidRPr="00DB47F8">
        <w:rPr>
          <w:lang w:val="en-GB"/>
        </w:rPr>
        <w:t xml:space="preserve"> through calculating sector</w:t>
      </w:r>
      <w:r w:rsidR="00C47E04" w:rsidRPr="00DB47F8">
        <w:rPr>
          <w:lang w:val="en-GB"/>
        </w:rPr>
        <w:t>al</w:t>
      </w:r>
      <w:r w:rsidR="005D0E46" w:rsidRPr="00DB47F8">
        <w:rPr>
          <w:lang w:val="en-GB"/>
        </w:rPr>
        <w:t xml:space="preserve"> averages</w:t>
      </w:r>
      <w:r w:rsidR="0011086F" w:rsidRPr="00DB47F8">
        <w:rPr>
          <w:lang w:val="en-GB"/>
        </w:rPr>
        <w:t xml:space="preserve"> (e.g., S&amp;P</w:t>
      </w:r>
      <w:r w:rsidR="0074790F">
        <w:rPr>
          <w:lang w:val="en-GB"/>
        </w:rPr>
        <w:t>,</w:t>
      </w:r>
      <w:r w:rsidR="0011086F" w:rsidRPr="00DB47F8">
        <w:rPr>
          <w:lang w:val="en-GB"/>
        </w:rPr>
        <w:t xml:space="preserve"> Trucost, Bloomberg)</w:t>
      </w:r>
      <w:r w:rsidR="004244CF" w:rsidRPr="00DB47F8">
        <w:rPr>
          <w:lang w:val="en-GB"/>
        </w:rPr>
        <w:t>. But emission data</w:t>
      </w:r>
      <w:r w:rsidR="006111CB" w:rsidRPr="00DB47F8">
        <w:rPr>
          <w:lang w:val="en-GB"/>
        </w:rPr>
        <w:t>sets</w:t>
      </w:r>
      <w:r w:rsidR="004244CF" w:rsidRPr="00DB47F8">
        <w:rPr>
          <w:lang w:val="en-GB"/>
        </w:rPr>
        <w:t xml:space="preserve"> from different commercial providers differ significantly and methodologies are not </w:t>
      </w:r>
      <w:r w:rsidR="0000021B" w:rsidRPr="00DB47F8">
        <w:rPr>
          <w:lang w:val="en-GB"/>
        </w:rPr>
        <w:t xml:space="preserve">fully </w:t>
      </w:r>
      <w:r w:rsidR="004244CF" w:rsidRPr="00DB47F8">
        <w:rPr>
          <w:lang w:val="en-GB"/>
        </w:rPr>
        <w:t>published</w:t>
      </w:r>
      <w:r w:rsidR="000F5F5F" w:rsidRPr="00DB47F8">
        <w:rPr>
          <w:lang w:val="en-GB"/>
        </w:rPr>
        <w:t>.</w:t>
      </w:r>
    </w:p>
    <w:p w14:paraId="631BA463" w14:textId="0F05E18B" w:rsidR="008052DB" w:rsidRDefault="00E742BB" w:rsidP="006111CB">
      <w:pPr>
        <w:rPr>
          <w:lang w:val="en-GB"/>
        </w:rPr>
      </w:pPr>
      <w:r w:rsidRPr="008052DB">
        <w:rPr>
          <w:lang w:val="en-GB"/>
        </w:rPr>
        <w:t xml:space="preserve">“Raw” disclosed emission data and commercial emission datasets have come to underpin academic assessment approaches </w:t>
      </w:r>
      <w:r w:rsidR="00B846CD" w:rsidRPr="008052DB">
        <w:rPr>
          <w:lang w:val="en-GB"/>
        </w:rPr>
        <w:t xml:space="preserve">based on </w:t>
      </w:r>
      <w:r w:rsidR="006111CB">
        <w:rPr>
          <w:lang w:val="en-GB"/>
        </w:rPr>
        <w:t>the sectoral decarbonization approach (SDA)</w:t>
      </w:r>
      <w:r w:rsidR="006111CB">
        <w:rPr>
          <w:lang w:val="en-GB"/>
        </w:rPr>
        <w:fldChar w:fldCharType="begin" w:fldLock="1"/>
      </w:r>
      <w:r w:rsidR="006203E8">
        <w:rPr>
          <w:lang w:val="en-GB"/>
        </w:rPr>
        <w:instrText>ADDIN CSL_CITATION {"citationItems":[{"id":"ITEM-1","itemData":{"DOI":"10.1038/nclimate2770","ISBN":"1758-678x","ISSN":"17586798","abstract":"© 2015 Macmillan Publishers Limited. All rights reserved. Corporate climate action is increasingly considered important in driving the transition towards a low-carbon economy. For this, it is critical to ensure translation of global goals to greenhouse-gas (GHG) emissions reduction targets at company level. At the moment, however, there is a lack of clear methods to derive consistent corporate target setting that keeps cumulative corporate GHG emissions within a specific carbon budget (for example, 550-1,300GtCO2 between 2011 and 2050 for the 2°C target). Here we propose a method for corporate emissions target setting that derives carbon intensity pathways for companies based on sectoral pathways from existing mitigation scenarios: the Sectoral Decarbonization Approach (SDA). These company targets take activity growth and initial performance into account. Next to target setting on company level, the SDA can be used by companies, policymakers, investors or other stakeholders as a benchmark for tracking corporate climate performance and actions, providing a mechanism for corporate accountability.","author":[{"dropping-particle":"","family":"Krabbe","given":"Oskar","non-dropping-particle":"","parse-names":false,"suffix":""},{"dropping-particle":"","family":"Linthorst","given":"Giel","non-dropping-particle":"","parse-names":false,"suffix":""},{"dropping-particle":"","family":"Blok","given":"Kornelis","non-dropping-particle":"","parse-names":false,"suffix":""},{"dropping-particle":"","family":"Crijns-Graus","given":"Wina","non-dropping-particle":"","parse-names":false,"suffix":""},{"dropping-particle":"","family":"Vuuren","given":"Detlef P.","non-dropping-particle":"Van","parse-names":false,"suffix":""},{"dropping-particle":"","family":"Höhne","given":"Niklas","non-dropping-particle":"","parse-names":false,"suffix":""},{"dropping-particle":"","family":"Faria","given":"Pedro","non-dropping-particle":"","parse-names":false,"suffix":""},{"dropping-particle":"","family":"Aden","given":"Nate","non-dropping-particle":"","parse-names":false,"suffix":""},{"dropping-particle":"","family":"Pineda","given":"Alberto Carrillo","non-dropping-particle":"","parse-names":false,"suffix":""}],"container-title":"Nature Climate Change","id":"ITEM-1","issue":"12","issued":{"date-parts":[["2015"]]},"page":"1057-1060","title":"Aligning corporate greenhouse-gas emissions targets with climate goals","type":"article-journal","volume":"5"},"uris":["http://www.mendeley.com/documents/?uuid=f4169e7b-3ec1-42ad-b22e-207e88585220"]}],"mendeley":{"formattedCitation":"&lt;sup&gt;11&lt;/sup&gt;","plainTextFormattedCitation":"11","previouslyFormattedCitation":"&lt;sup&gt;10&lt;/sup&gt;"},"properties":{"noteIndex":0},"schema":"https://github.com/citation-style-language/schema/raw/master/csl-citation.json"}</w:instrText>
      </w:r>
      <w:r w:rsidR="006111CB">
        <w:rPr>
          <w:lang w:val="en-GB"/>
        </w:rPr>
        <w:fldChar w:fldCharType="separate"/>
      </w:r>
      <w:r w:rsidR="006203E8" w:rsidRPr="006203E8">
        <w:rPr>
          <w:noProof/>
          <w:vertAlign w:val="superscript"/>
          <w:lang w:val="en-GB"/>
        </w:rPr>
        <w:t>11</w:t>
      </w:r>
      <w:r w:rsidR="006111CB">
        <w:rPr>
          <w:lang w:val="en-GB"/>
        </w:rPr>
        <w:fldChar w:fldCharType="end"/>
      </w:r>
      <w:r w:rsidR="006111CB">
        <w:rPr>
          <w:lang w:val="en-GB"/>
        </w:rPr>
        <w:t xml:space="preserve"> </w:t>
      </w:r>
      <w:r w:rsidRPr="008052DB">
        <w:rPr>
          <w:lang w:val="en-GB"/>
        </w:rPr>
        <w:t xml:space="preserve">such as those by the </w:t>
      </w:r>
      <w:r w:rsidR="00B4347B">
        <w:rPr>
          <w:lang w:val="en-GB"/>
        </w:rPr>
        <w:t xml:space="preserve"> Science Based Targets initiative (SBTi)</w:t>
      </w:r>
      <w:r w:rsidRPr="008052DB">
        <w:rPr>
          <w:lang w:val="en-GB"/>
        </w:rPr>
        <w:t xml:space="preserve"> as well as numerous approaches by practitioners</w:t>
      </w:r>
      <w:r w:rsidR="00034BCE">
        <w:rPr>
          <w:lang w:val="en-GB"/>
        </w:rPr>
        <w:t xml:space="preserve"> in the financial sector</w:t>
      </w:r>
      <w:r w:rsidRPr="008052DB">
        <w:rPr>
          <w:lang w:val="en-GB"/>
        </w:rPr>
        <w:t xml:space="preserve"> to calculate climate-related ratings, carbon footprints or</w:t>
      </w:r>
      <w:r w:rsidR="00034BCE">
        <w:rPr>
          <w:lang w:val="en-GB"/>
        </w:rPr>
        <w:t xml:space="preserve"> portfolio alignment metrics such as the</w:t>
      </w:r>
      <w:r w:rsidRPr="008052DB">
        <w:rPr>
          <w:lang w:val="en-GB"/>
        </w:rPr>
        <w:t xml:space="preserve"> implied temperature rise (ITR) metrics</w:t>
      </w:r>
      <w:r w:rsidR="00034BCE">
        <w:rPr>
          <w:lang w:val="en-GB"/>
        </w:rPr>
        <w:fldChar w:fldCharType="begin" w:fldLock="1"/>
      </w:r>
      <w:r w:rsidR="006203E8">
        <w:rPr>
          <w:lang w:val="en-GB"/>
        </w:rPr>
        <w:instrText>ADDIN CSL_CITATION {"citationItems":[{"id":"ITEM-1","itemData":{"author":[{"dropping-particle":"","family":"TCFD","given":"","non-dropping-particle":"","parse-names":false,"suffix":""}],"id":"ITEM-1","issued":{"date-parts":[["2021"]]},"title":"Measuring Portfolio Alignment: Technical Supplement","type":"report"},"uris":["http://www.mendeley.com/documents/?uuid=2d164219-33df-4e28-a82a-a8ff9eebfedb"]},{"id":"ITEM-2","itemData":{"author":[{"dropping-particle":"","family":"Institut Louis Bachelier et al.","given":"","non-dropping-particle":"","parse-names":false,"suffix":""}],"id":"ITEM-2","issued":{"date-parts":[["2020"]]},"title":"The Alignment Cookbook - A Technical Review of Methodologies Assessing a Portfolio’s Alignment with Low-carbon Trajectories or Temperature Goal","type":"report"},"uris":["http://www.mendeley.com/documents/?uuid=18ff34cb-66c6-46b7-bac0-5d4fd54e0ade"]},{"id":"ITEM-3","itemData":{"author":[{"dropping-particle":"","family":"Schwegler","given":"Regina","non-dropping-particle":"","parse-names":false,"suffix":""},{"dropping-particle":"","family":"Reisser","given":"Moritz","non-dropping-particle":"","parse-names":false,"suffix":""},{"dropping-particle":"","family":"Iten","given":"Rolf","non-dropping-particle":"","parse-names":false,"suffix":""},{"dropping-particle":"","family":"Füssler","given":"Jürg","non-dropping-particle":"","parse-names":false,"suffix":""},{"dropping-particle":"","family":"Utz","given":"Sebastian","non-dropping-particle":"","parse-names":false,"suffix":""}],"id":"ITEM-3","issued":{"date-parts":[["2022"]]},"publisher-place":"INFRAS","title":"Portfolio Climate Alignment: Understanding unwanted disincentives when using climate alignment methodologies","type":"report"},"uris":["http://www.mendeley.com/documents/?uuid=c769be03-2447-4ed5-9436-e75246a7d050"]}],"mendeley":{"formattedCitation":"&lt;sup&gt;16–18&lt;/sup&gt;","plainTextFormattedCitation":"16–18","previouslyFormattedCitation":"&lt;sup&gt;15–17&lt;/sup&gt;"},"properties":{"noteIndex":0},"schema":"https://github.com/citation-style-language/schema/raw/master/csl-citation.json"}</w:instrText>
      </w:r>
      <w:r w:rsidR="00034BCE">
        <w:rPr>
          <w:lang w:val="en-GB"/>
        </w:rPr>
        <w:fldChar w:fldCharType="separate"/>
      </w:r>
      <w:r w:rsidR="006203E8" w:rsidRPr="006203E8">
        <w:rPr>
          <w:noProof/>
          <w:vertAlign w:val="superscript"/>
          <w:lang w:val="en-GB"/>
        </w:rPr>
        <w:t>16–18</w:t>
      </w:r>
      <w:r w:rsidR="00034BCE">
        <w:rPr>
          <w:lang w:val="en-GB"/>
        </w:rPr>
        <w:fldChar w:fldCharType="end"/>
      </w:r>
      <w:r w:rsidRPr="008052DB">
        <w:rPr>
          <w:lang w:val="en-GB"/>
        </w:rPr>
        <w:t>.</w:t>
      </w:r>
      <w:r w:rsidR="000F5F5F" w:rsidRPr="008052DB">
        <w:rPr>
          <w:lang w:val="en-GB"/>
        </w:rPr>
        <w:t xml:space="preserve"> Unsurprisingly, those ratings and metrics also differ significantly between providers while commercial methodologies remain “black boxes”</w:t>
      </w:r>
      <w:r w:rsidR="006C5D22" w:rsidRPr="008052DB">
        <w:rPr>
          <w:lang w:val="en-GB"/>
        </w:rPr>
        <w:t xml:space="preserve"> which</w:t>
      </w:r>
      <w:r w:rsidR="000F5F5F" w:rsidRPr="008052DB">
        <w:rPr>
          <w:lang w:val="en-GB"/>
        </w:rPr>
        <w:t xml:space="preserve"> </w:t>
      </w:r>
      <w:r w:rsidR="00FE76A6">
        <w:rPr>
          <w:lang w:val="en-GB"/>
        </w:rPr>
        <w:t>has created</w:t>
      </w:r>
      <w:r w:rsidR="000F5F5F" w:rsidRPr="008052DB">
        <w:rPr>
          <w:lang w:val="en-GB"/>
        </w:rPr>
        <w:t xml:space="preserve"> “aggregate[d] confusion”</w:t>
      </w:r>
      <w:r w:rsidR="000F5F5F" w:rsidRPr="008052DB">
        <w:rPr>
          <w:lang w:val="en-GB"/>
        </w:rPr>
        <w:fldChar w:fldCharType="begin" w:fldLock="1"/>
      </w:r>
      <w:r w:rsidR="006203E8">
        <w:rPr>
          <w:lang w:val="en-GB"/>
        </w:rPr>
        <w:instrText>ADDIN CSL_CITATION {"citationItems":[{"id":"ITEM-1","itemData":{"author":[{"dropping-particle":"","family":"Berg","given":"Florian","non-dropping-particle":"","parse-names":false,"suffix":""},{"dropping-particle":"","family":"Kölbel","given":"Julian F","non-dropping-particle":"","parse-names":false,"suffix":""},{"dropping-particle":"","family":"Rigobon","given":"Roberto","non-dropping-particle":"","parse-names":false,"suffix":""}],"container-title":"Review of Finance","id":"ITEM-1","issued":{"date-parts":[["2022"]]},"title":"Aggregate Confusion: The Divergence of ESG Ratings","type":"article-journal","volume":"Forthcomin"},"uris":["http://www.mendeley.com/documents/?uuid=03920184-3484-4eb3-9194-396b9527fff4"]}],"mendeley":{"formattedCitation":"&lt;sup&gt;19&lt;/sup&gt;","plainTextFormattedCitation":"19","previouslyFormattedCitation":"&lt;sup&gt;18&lt;/sup&gt;"},"properties":{"noteIndex":0},"schema":"https://github.com/citation-style-language/schema/raw/master/csl-citation.json"}</w:instrText>
      </w:r>
      <w:r w:rsidR="000F5F5F" w:rsidRPr="008052DB">
        <w:rPr>
          <w:lang w:val="en-GB"/>
        </w:rPr>
        <w:fldChar w:fldCharType="separate"/>
      </w:r>
      <w:r w:rsidR="006203E8" w:rsidRPr="006203E8">
        <w:rPr>
          <w:noProof/>
          <w:vertAlign w:val="superscript"/>
          <w:lang w:val="en-GB"/>
        </w:rPr>
        <w:t>19</w:t>
      </w:r>
      <w:r w:rsidR="000F5F5F" w:rsidRPr="008052DB">
        <w:rPr>
          <w:lang w:val="en-GB"/>
        </w:rPr>
        <w:fldChar w:fldCharType="end"/>
      </w:r>
      <w:r w:rsidR="000F5F5F" w:rsidRPr="008052DB">
        <w:rPr>
          <w:lang w:val="en-GB"/>
        </w:rPr>
        <w:t xml:space="preserve"> among market participants</w:t>
      </w:r>
      <w:r w:rsidR="006111CB">
        <w:rPr>
          <w:lang w:val="en-GB"/>
        </w:rPr>
        <w:t xml:space="preserve"> as to which emission data and climate-related metrics are scientifically robust and effective in helping to drive emission reductions in the real economy</w:t>
      </w:r>
      <w:r w:rsidR="00FE76A6">
        <w:rPr>
          <w:lang w:val="en-GB"/>
        </w:rPr>
        <w:t>, and which are not</w:t>
      </w:r>
      <w:r w:rsidR="000F5F5F" w:rsidRPr="008052DB">
        <w:rPr>
          <w:lang w:val="en-GB"/>
        </w:rPr>
        <w:t>.</w:t>
      </w:r>
      <w:r w:rsidR="006111CB">
        <w:rPr>
          <w:lang w:val="en-GB"/>
        </w:rPr>
        <w:fldChar w:fldCharType="begin" w:fldLock="1"/>
      </w:r>
      <w:r w:rsidR="006203E8">
        <w:rPr>
          <w:lang w:val="en-GB"/>
        </w:rPr>
        <w:instrText>ADDIN CSL_CITATION {"citationItems":[{"id":"ITEM-1","itemData":{"author":[{"dropping-particle":"","family":"Caldecott","given":"Ben","non-dropping-particle":"","parse-names":false,"suffix":""},{"dropping-particle":"","family":"Clark","given":"Alex","non-dropping-particle":"","parse-names":false,"suffix":""},{"dropping-particle":"","family":"Harnett","given":"Elizabeth","non-dropping-particle":"","parse-names":false,"suffix":""},{"dropping-particle":"","family":"Koskelo","given":"Krister","non-dropping-particle":"","parse-names":false,"suffix":""},{"dropping-particle":"","family":"Wilson","given":"Christian","non-dropping-particle":"","parse-names":false,"suffix":""},{"dropping-particle":"","family":"Liu","given":"Felicia","non-dropping-particle":"","parse-names":false,"suffix":""}],"collection-title":"University of Oxford Smith School of Enterprise and the Environment Working Paper 22-04","id":"ITEM-1","issued":{"date-parts":[["2022"]]},"title":"Sustainable Finance and Transmission Mechanisms to the Real Economy","type":"report"},"uris":["http://www.mendeley.com/documents/?uuid=2603fbab-53f1-4f36-8463-81005092ea15"]}],"mendeley":{"formattedCitation":"&lt;sup&gt;20&lt;/sup&gt;","plainTextFormattedCitation":"20","previouslyFormattedCitation":"&lt;sup&gt;19&lt;/sup&gt;"},"properties":{"noteIndex":0},"schema":"https://github.com/citation-style-language/schema/raw/master/csl-citation.json"}</w:instrText>
      </w:r>
      <w:r w:rsidR="006111CB">
        <w:rPr>
          <w:lang w:val="en-GB"/>
        </w:rPr>
        <w:fldChar w:fldCharType="separate"/>
      </w:r>
      <w:r w:rsidR="006203E8" w:rsidRPr="006203E8">
        <w:rPr>
          <w:noProof/>
          <w:vertAlign w:val="superscript"/>
          <w:lang w:val="en-GB"/>
        </w:rPr>
        <w:t>20</w:t>
      </w:r>
      <w:r w:rsidR="006111CB">
        <w:rPr>
          <w:lang w:val="en-GB"/>
        </w:rPr>
        <w:fldChar w:fldCharType="end"/>
      </w:r>
      <w:r w:rsidR="000F5F5F" w:rsidRPr="008052DB">
        <w:rPr>
          <w:lang w:val="en-GB"/>
        </w:rPr>
        <w:t xml:space="preserve"> </w:t>
      </w:r>
    </w:p>
    <w:p w14:paraId="22FCF8A2" w14:textId="64703D08" w:rsidR="0014305A" w:rsidRDefault="00FC6FF4" w:rsidP="0014305A">
      <w:pPr>
        <w:rPr>
          <w:lang w:val="en-GB"/>
        </w:rPr>
      </w:pPr>
      <w:r w:rsidRPr="008052DB">
        <w:rPr>
          <w:lang w:val="en-GB"/>
        </w:rPr>
        <w:t>In contrast</w:t>
      </w:r>
      <w:r w:rsidR="00525DD0">
        <w:rPr>
          <w:lang w:val="en-GB"/>
        </w:rPr>
        <w:t xml:space="preserve"> to “top-down” approaches starting from aggregated company-level emissions disclosure</w:t>
      </w:r>
      <w:r w:rsidRPr="008052DB">
        <w:rPr>
          <w:lang w:val="en-GB"/>
        </w:rPr>
        <w:t xml:space="preserve">, a </w:t>
      </w:r>
      <w:r w:rsidR="005E4841">
        <w:rPr>
          <w:lang w:val="en-GB"/>
        </w:rPr>
        <w:t xml:space="preserve">now well-established </w:t>
      </w:r>
      <w:r w:rsidRPr="008052DB">
        <w:rPr>
          <w:lang w:val="en-GB"/>
        </w:rPr>
        <w:t xml:space="preserve">literature </w:t>
      </w:r>
      <w:r w:rsidR="005E4841">
        <w:rPr>
          <w:lang w:val="en-GB"/>
        </w:rPr>
        <w:t xml:space="preserve">used </w:t>
      </w:r>
      <w:r w:rsidRPr="008052DB">
        <w:rPr>
          <w:lang w:val="en-GB"/>
        </w:rPr>
        <w:t xml:space="preserve">“bottom-up” approaches to estimate historic and future </w:t>
      </w:r>
      <w:r w:rsidR="00B57601">
        <w:rPr>
          <w:lang w:val="en-GB"/>
        </w:rPr>
        <w:t xml:space="preserve">direct </w:t>
      </w:r>
      <w:r w:rsidRPr="008052DB">
        <w:rPr>
          <w:lang w:val="en-GB"/>
        </w:rPr>
        <w:t>CO</w:t>
      </w:r>
      <w:r w:rsidRPr="008052DB">
        <w:rPr>
          <w:vertAlign w:val="subscript"/>
          <w:lang w:val="en-GB"/>
        </w:rPr>
        <w:t>2</w:t>
      </w:r>
      <w:r w:rsidRPr="008052DB">
        <w:rPr>
          <w:lang w:val="en-GB"/>
        </w:rPr>
        <w:t xml:space="preserve"> emissions from physical production plants</w:t>
      </w:r>
      <w:r w:rsidR="00525DD0">
        <w:rPr>
          <w:lang w:val="en-GB"/>
        </w:rPr>
        <w:t xml:space="preserve">. These approaches </w:t>
      </w:r>
      <w:r w:rsidRPr="008052DB">
        <w:rPr>
          <w:lang w:val="en-GB"/>
        </w:rPr>
        <w:t xml:space="preserve">draw on </w:t>
      </w:r>
      <w:r w:rsidR="00525DD0">
        <w:rPr>
          <w:lang w:val="en-GB"/>
        </w:rPr>
        <w:t xml:space="preserve">commercial or publicly-available </w:t>
      </w:r>
      <w:r w:rsidRPr="008052DB">
        <w:rPr>
          <w:lang w:val="en-GB"/>
        </w:rPr>
        <w:t>asset-level data</w:t>
      </w:r>
      <w:r w:rsidR="00525DD0">
        <w:rPr>
          <w:lang w:val="en-GB"/>
        </w:rPr>
        <w:t>sets</w:t>
      </w:r>
      <w:r w:rsidRPr="008052DB">
        <w:rPr>
          <w:lang w:val="en-GB"/>
        </w:rPr>
        <w:t xml:space="preserve"> (ALD) of high-emitting sectors</w:t>
      </w:r>
      <w:r w:rsidR="00525DD0">
        <w:rPr>
          <w:lang w:val="en-GB"/>
        </w:rPr>
        <w:t xml:space="preserve"> to estimate committed emissions</w:t>
      </w:r>
      <w:r w:rsidR="00C34AD2">
        <w:rPr>
          <w:lang w:val="en-GB"/>
        </w:rPr>
        <w:fldChar w:fldCharType="begin" w:fldLock="1"/>
      </w:r>
      <w:r w:rsidR="006203E8">
        <w:rPr>
          <w:lang w:val="en-GB"/>
        </w:rPr>
        <w:instrText xml:space="preserve">ADDIN CSL_CITATION {"citationItems":[{"id":"ITEM-1","itemData":{"DOI":"10.1088/1748-9326/aabc5f","ISSN":"17489326","abstract":"Over the coming decade, the power sector is expected to invest </w:instrText>
      </w:r>
      <w:r w:rsidR="006203E8">
        <w:rPr>
          <w:rFonts w:ascii="Cambria Math" w:hAnsi="Cambria Math" w:cs="Cambria Math"/>
          <w:lang w:val="en-GB"/>
        </w:rPr>
        <w:instrText>∼</w:instrText>
      </w:r>
      <w:r w:rsidR="006203E8">
        <w:rPr>
          <w:lang w:val="en-GB"/>
        </w:rPr>
        <w:instrText>7.2 trillion USD in power plants and grids globally, much of it into CO2-emitting coal and gas plants. These assets typically have long lifetimes and commit large amounts of (future) CO2 emissions. Here, we analyze the historic development of emission commitments from power plants and compare the emissions committed by current and planned plants with remaining carbon budgets. Based on this comparison we derive the likely amount of stranded assets that would be required to meet the 1.5 °C-2 °C global warming goal. We find that even though the growth of emission commitments has slowed down in recent years, currently operating generators still commit us to emissions (</w:instrText>
      </w:r>
      <w:r w:rsidR="006203E8">
        <w:rPr>
          <w:rFonts w:ascii="Cambria Math" w:hAnsi="Cambria Math" w:cs="Cambria Math"/>
          <w:lang w:val="en-GB"/>
        </w:rPr>
        <w:instrText>∼</w:instrText>
      </w:r>
      <w:r w:rsidR="006203E8">
        <w:rPr>
          <w:lang w:val="en-GB"/>
        </w:rPr>
        <w:instrText xml:space="preserve">300 GtCO2) above the levels compatible with the average 1.5 </w:instrText>
      </w:r>
      <w:r w:rsidR="006203E8">
        <w:rPr>
          <w:rFonts w:cs="Times New Roman"/>
          <w:lang w:val="en-GB"/>
        </w:rPr>
        <w:instrText>°</w:instrText>
      </w:r>
      <w:r w:rsidR="006203E8">
        <w:rPr>
          <w:lang w:val="en-GB"/>
        </w:rPr>
        <w:instrText xml:space="preserve">C-2 </w:instrText>
      </w:r>
      <w:r w:rsidR="006203E8">
        <w:rPr>
          <w:rFonts w:cs="Times New Roman"/>
          <w:lang w:val="en-GB"/>
        </w:rPr>
        <w:instrText>°</w:instrText>
      </w:r>
      <w:r w:rsidR="006203E8">
        <w:rPr>
          <w:lang w:val="en-GB"/>
        </w:rPr>
        <w:instrText>C scenario (</w:instrText>
      </w:r>
      <w:r w:rsidR="006203E8">
        <w:rPr>
          <w:rFonts w:ascii="Cambria Math" w:hAnsi="Cambria Math" w:cs="Cambria Math"/>
          <w:lang w:val="en-GB"/>
        </w:rPr>
        <w:instrText>∼</w:instrText>
      </w:r>
      <w:r w:rsidR="006203E8">
        <w:rPr>
          <w:lang w:val="en-GB"/>
        </w:rPr>
        <w:instrText>240 GtCO2). Furthermore, the current pipeline of power plants would add almost the same amount of additional commitments (</w:instrText>
      </w:r>
      <w:r w:rsidR="006203E8">
        <w:rPr>
          <w:rFonts w:ascii="Cambria Math" w:hAnsi="Cambria Math" w:cs="Cambria Math"/>
          <w:lang w:val="en-GB"/>
        </w:rPr>
        <w:instrText>∼</w:instrText>
      </w:r>
      <w:r w:rsidR="006203E8">
        <w:rPr>
          <w:lang w:val="en-GB"/>
        </w:rPr>
        <w:instrText xml:space="preserve">270 GtCO2). Even if the entire pipeline was cancelled, therefore, </w:instrText>
      </w:r>
      <w:r w:rsidR="006203E8">
        <w:rPr>
          <w:rFonts w:ascii="Cambria Math" w:hAnsi="Cambria Math" w:cs="Cambria Math"/>
          <w:lang w:val="en-GB"/>
        </w:rPr>
        <w:instrText>∼</w:instrText>
      </w:r>
      <w:r w:rsidR="006203E8">
        <w:rPr>
          <w:lang w:val="en-GB"/>
        </w:rPr>
        <w:instrText>20% of global capacity would need to be stranded to meet the climate goals set out in the Paris Agreement. Our results can help companies and investors re-assess their investments in fossil-fuel power plants, and policymakers strengthen their policies to avoid further carbon lock-in.","author":[{"dropping-particle":"","family":"Pfeiffer","given":"Alexander","non-dropping-particle":"","parse-names":false,"suffix":""},{"dropping-particle":"","family":"Hepburn","given":"Cameron","non-dropping-particle":"","parse-names":false,"suffix":""},{"dropping-particle":"","family":"Vogt-Schilb","given":"Adrien","non-dropping-particle":"","parse-names":false,"suffix":""},{"dropping-particle":"","family":"Caldecott","given":"Ben","non-dropping-particle":"","parse-names":false,"suffix":""}],"container-title":"Environmental Research Letters","id":"ITEM-1","issue":"5","issued":{"date-parts":[["2018"]]},"title":"Committed emissions from existing and planned power plants and asset stranding required to meet the Paris Agreement","type":"article-journal","volume":"13"},"uris":["http://www.mendeley.com/documents/?uuid=c63438a2-e0ba-441e-af27-c97d8aa097b3"]},{"id":"ITEM-2","itemData":{"DOI":"10.1038/s41586-019-1364-3","ISSN":"14764687","PMID":"31261374","abstract":"Net anthropogenic emissions of carbon dioxide (CO2) must approach zero by mid-century (2050) in order to stabilize the global mean temperature at the level targeted by international efforts1–5. Yet continued expansion of fossil-fuel-burning energy infrastructure implies already ‘committed’ future CO2 emissions6–13. Here we use detailed datasets of existing fossil-fuel energy infrastructure in 2018 to estimate regional and sectoral patterns of committed CO2 emissions, the sensitivity of such emissions to assumed operating lifetimes and schedules, and the economic value of the associated infrastructure. We estimate that, if operated as historically, existing infrastructure will cumulatively emit about 658 gigatonnes of CO2 (with a range of 226 to 1,479 gigatonnes CO2, depending on the lifetimes and utilization rates assumed). More than half of these emissions are predicted to come from the electricity sector; infrastructure in China, the USA and the 28 member states of the European Union represents approximately 41 per cent, 9 per cent and 7 per cent of the total, respectively. If built, proposed power plants (planned, permitted or under construction) would emit roughly an extra 188 (range 37–427) gigatonnes CO2. Committed emissions from existing and proposed energy infrastructure (about 846 gigatonnes CO2) thus represent more than the entire carbon budget that remains if mean warming is to be limited to 1.5 degrees Celsius (°C) with a probability of 66 to 50 per cent (420–580 gigatonnes CO2)5, and perhaps two-thirds of the remaining carbon budget if mean warming is to be limited to less than 2 °C (1,170–1,500 gigatonnes CO2)5. The remaining carbon budget estimates are varied and nuanced14,15, and depend on the climate target and the availability of large-scale negative emissions16. Nevertheless, our estimates suggest that little or no new CO2-emitting infrastructure can be commissioned, and that existing infrastructure may need to be retired early (or be retrofitted with carbon capture and storage technology) in order to meet the Paris Agreement climate goals17. Given the asset value per tonne of committed emissions, we suggest that the most cost-effective premature infrastructure retirements will be in the electricity and industry sectors, if non-emitting alternatives are available and affordable4,18.","author":[{"dropping-particle":"","family":"Tong","given":"Dan","non-dropping-particle":"","parse-names":false,"suffix":""},{"dropping-particle":"","family":"Zhang","given":"Qiang","non-dropping-particle":"","parse-names":false,"suffix":""},{"dropping-particle":"","family":"Zheng","given":"Yixuan","non-dropping-particle":"","parse-names":false,"suffix":""},{"dropping-particle":"","family":"Caldeira","given":"Ken","non-dropping-particle":"","parse-names":false,"suffix":""},{"dropping-particle":"","family":"Shearer","given":"Christine","non-dropping-particle":"","parse-names":false,"suffix":""},{"dropping-particle":"","family":"Hong","given":"Chaopeng","non-dropping-particle":"","parse-names":false,"suffix":""},{"dropping-particle":"","family":"Qin","given":"Yue","non-dropping-particle":"","parse-names":false,"suffix":""},{"dropping-particle":"","family":"Davis","given":"Steven J.","non-dropping-particle":"","parse-names":false,"suffix":""}],"container-title":"Nature","id":"ITEM-2","issue":"7769","issued":{"date-parts":[["2019"]]},"page":"373-377","publisher":"Springer US","title":"Committed emissions from existing energy infrastructure jeopardize 1.5 °C climate target","type":"article-journal","volume":"572"},"uris":["http://www.mendeley.com/documents/?uuid=0ec61f4b-3e1c-49e3-8982-ab165028115a"]},{"id":"ITEM-3","itemData":{"author":[{"dropping-particle":"","family":"Pfeiffer","given":"A.","non-dropping-particle":"","parse-names":false,"suffix":""},{"dropping-particle":"","family":"Millar","given":"R.","non-dropping-particle":"","parse-names":false,"suffix":""},{"dropping-particle":"","family":"Hepburn","given":"C.","non-dropping-particle":"","parse-names":false,"suffix":""},{"dropping-particle":"","family":"Beinhocker","given":"E.","non-dropping-particle":"","parse-names":false,"suffix":""}],"container-title":"Applied Energy","id":"ITEM-3","issued":{"date-parts":[["2016"]]},"page":"1395-1408","title":"The ‘2°C capital stock’ for electricity generation: Committed cumulative carbon emissions from the electricity generation sector and the transition to a green economy","type":"article-journal","volume":"179"},"uris":["http://www.mendeley.com/documents/?uuid=d70c7c34-7e3f-4cdc-9dc1-e93110cd6429"]}],"mendeley":{"formattedCitation":"&lt;sup&gt;6,21,22&lt;/sup&gt;","plainTextFormattedCitation":"6,21,22","previouslyFormattedCitation":"&lt;sup&gt;5,20,21&lt;/sup&gt;"},"properties":{"noteIndex":0},"schema":"https://github.com/citation-style-language/schema/raw/master/csl-citation.json"}</w:instrText>
      </w:r>
      <w:r w:rsidR="00C34AD2">
        <w:rPr>
          <w:lang w:val="en-GB"/>
        </w:rPr>
        <w:fldChar w:fldCharType="separate"/>
      </w:r>
      <w:r w:rsidR="006203E8" w:rsidRPr="006203E8">
        <w:rPr>
          <w:noProof/>
          <w:vertAlign w:val="superscript"/>
          <w:lang w:val="en-GB"/>
        </w:rPr>
        <w:t>6,21,22</w:t>
      </w:r>
      <w:r w:rsidR="00C34AD2">
        <w:rPr>
          <w:lang w:val="en-GB"/>
        </w:rPr>
        <w:fldChar w:fldCharType="end"/>
      </w:r>
      <w:r w:rsidR="00525DD0">
        <w:rPr>
          <w:lang w:val="en-GB"/>
        </w:rPr>
        <w:t xml:space="preserve"> or carbon lock</w:t>
      </w:r>
      <w:r w:rsidR="00C34AD2">
        <w:rPr>
          <w:lang w:val="en-GB"/>
        </w:rPr>
        <w:t>-in</w:t>
      </w:r>
      <w:r w:rsidR="00C34AD2">
        <w:rPr>
          <w:lang w:val="en-GB"/>
        </w:rPr>
        <w:fldChar w:fldCharType="begin" w:fldLock="1"/>
      </w:r>
      <w:r w:rsidR="006203E8">
        <w:rPr>
          <w:lang w:val="en-GB"/>
        </w:rPr>
        <w:instrText>ADDIN CSL_CITATION {"citationItems":[{"id":"ITEM-1","itemData":{"DOI":"10.1088/1748-9326/9/8/084018","ISBN":"doi:10.1088/1748-9326/9/8/084018","ISSN":"17489326","abstract":"The world not only continues to build new coal-fired power plants, but built more new coal plants in the past decade than in any previous decade. Worldwide, an average of 89 gigawatts per year (GW yr-1) of new coal generating capacity was added between 2010 and 2012, 23 GW yr-1 more than in the 2000-2009 time period and 56 GW yr-1 more than in the 1990-1999 time period. Natural gas plants show a similar pattern. Assuming these plants operate for 40 years, the fossil-fuel burning plants built in 2012 will emit approximately 19 billion tons of CO&lt;inf&gt;2&lt;/inf&gt; (Gt CO&lt;inf&gt;2&lt;/inf&gt;) over their lifetimes, versus 14 Gt CO&lt;inf&gt;2&lt;/inf&gt; actually emitted by all operating fossil fuel power plants in 2012. We find that total committed emissions related to the power sector are growing at a rate of about 4% per year, and reached 307 (with an estimated uncertainty of 192-439) Gt CO&lt;inf&gt;2&lt;/inf&gt; in 2012. These facts are not well known in the energy policy community, where annual emissions receive far more attention than future emissions related to new capital investments. This paper demonstrates the potential for 'commitment accounting' to inform public policy by quantifying future emissions implied by current investments. © 2014 IOP Publishing Ltd.","author":[{"dropping-particle":"","family":"Davis","given":"Steven J.","non-dropping-particle":"","parse-names":false,"suffix":""},{"dropping-particle":"","family":"Socolow","given":"Robert H.","non-dropping-particle":"","parse-names":false,"suffix":""}],"container-title":"Environmental Research Letters","id":"ITEM-1","issue":"8","issued":{"date-parts":[["2014"]]},"publisher":"IOP Publishing","title":"Commitment accounting of CO2 emissions","type":"article-journal","volume":"9"},"uris":["http://www.mendeley.com/documents/?uuid=0229076e-5d73-4414-a0ed-d5efebc6a9f0"]},{"id":"ITEM-2","itemData":{"author":[{"dropping-particle":"","family":"Erickson","given":"Peter","non-dropping-particle":"","parse-names":false,"suffix":""},{"dropping-particle":"","family":"Kartha","given":"Sivan","non-dropping-particle":"","parse-names":false,"suffix":""},{"dropping-particle":"","family":"Lazarus","given":"Michael","non-dropping-particle":"","parse-names":false,"suffix":""},{"dropping-particle":"","family":"Tempest","given":"Kevin","non-dropping-particle":"","parse-names":false,"suffix":""}],"container-title":"Environmental Research Letters","id":"ITEM-2","issue":"8","issued":{"date-parts":[["2015"]]},"publisher":"IOP Publishing","title":"Assessing carbon lock-in","type":"article-journal","volume":"10"},"uris":["http://www.mendeley.com/documents/?uuid=acef9fdf-fca2-4010-85ee-739b04e97b69"]}],"mendeley":{"formattedCitation":"&lt;sup&gt;23,24&lt;/sup&gt;","plainTextFormattedCitation":"23,24","previouslyFormattedCitation":"&lt;sup&gt;22,23&lt;/sup&gt;"},"properties":{"noteIndex":0},"schema":"https://github.com/citation-style-language/schema/raw/master/csl-citation.json"}</w:instrText>
      </w:r>
      <w:r w:rsidR="00C34AD2">
        <w:rPr>
          <w:lang w:val="en-GB"/>
        </w:rPr>
        <w:fldChar w:fldCharType="separate"/>
      </w:r>
      <w:r w:rsidR="006203E8" w:rsidRPr="006203E8">
        <w:rPr>
          <w:noProof/>
          <w:vertAlign w:val="superscript"/>
          <w:lang w:val="en-GB"/>
        </w:rPr>
        <w:t>23,24</w:t>
      </w:r>
      <w:r w:rsidR="00C34AD2">
        <w:rPr>
          <w:lang w:val="en-GB"/>
        </w:rPr>
        <w:fldChar w:fldCharType="end"/>
      </w:r>
      <w:r w:rsidR="00525DD0">
        <w:rPr>
          <w:lang w:val="en-GB"/>
        </w:rPr>
        <w:t xml:space="preserve"> of existing production assets</w:t>
      </w:r>
      <w:r w:rsidR="00C34AD2">
        <w:rPr>
          <w:lang w:val="en-GB"/>
        </w:rPr>
        <w:t xml:space="preserve"> in the power generation</w:t>
      </w:r>
      <w:r w:rsidR="001D372F">
        <w:rPr>
          <w:lang w:val="en-GB"/>
        </w:rPr>
        <w:fldChar w:fldCharType="begin" w:fldLock="1"/>
      </w:r>
      <w:r w:rsidR="006203E8">
        <w:rPr>
          <w:lang w:val="en-GB"/>
        </w:rPr>
        <w:instrText xml:space="preserve">ADDIN CSL_CITATION {"citationItems":[{"id":"ITEM-1","itemData":{"author":[{"dropping-particle":"","family":"Pfeiffer","given":"A.","non-dropping-particle":"","parse-names":false,"suffix":""},{"dropping-particle":"","family":"Millar","given":"R.","non-dropping-particle":"","parse-names":false,"suffix":""},{"dropping-particle":"","family":"Hepburn","given":"C.","non-dropping-particle":"","parse-names":false,"suffix":""},{"dropping-particle":"","family":"Beinhocker","given":"E.","non-dropping-particle":"","parse-names":false,"suffix":""}],"container-title":"Applied Energy","id":"ITEM-1","issued":{"date-parts":[["2016"]]},"page":"1395-1408","title":"The ‘2°C capital stock’ for electricity generation: Committed cumulative carbon emissions from the electricity generation sector and the transition to a green economy","type":"article-journal","volume":"179"},"uris":["http://www.mendeley.com/documents/?uuid=d70c7c34-7e3f-4cdc-9dc1-e93110cd6429"]},{"id":"ITEM-2","itemData":{"DOI":"10.1088/1748-9326/aabc5f","ISSN":"17489326","abstract":"Over the coming decade, the power sector is expected to invest </w:instrText>
      </w:r>
      <w:r w:rsidR="006203E8">
        <w:rPr>
          <w:rFonts w:ascii="Cambria Math" w:hAnsi="Cambria Math" w:cs="Cambria Math"/>
          <w:lang w:val="en-GB"/>
        </w:rPr>
        <w:instrText>∼</w:instrText>
      </w:r>
      <w:r w:rsidR="006203E8">
        <w:rPr>
          <w:lang w:val="en-GB"/>
        </w:rPr>
        <w:instrText>7.2 trillion USD in power plants and grids globally, much of it into CO2-emitting coal and gas plants. These assets typically have long lifetimes and commit large amounts of (future) CO2 emissions. Here, we analyze the historic development of emission commitments from power plants and compare the emissions committed by current and planned plants with remaining carbon budgets. Based on this comparison we derive the likely amount of stranded assets that would be required to meet the 1.5 °C-2 °C global warming goal. We find that even though the growth of emission commitments has slowed down in recent years, currently operating generators still commit us to emissions (</w:instrText>
      </w:r>
      <w:r w:rsidR="006203E8">
        <w:rPr>
          <w:rFonts w:ascii="Cambria Math" w:hAnsi="Cambria Math" w:cs="Cambria Math"/>
          <w:lang w:val="en-GB"/>
        </w:rPr>
        <w:instrText>∼</w:instrText>
      </w:r>
      <w:r w:rsidR="006203E8">
        <w:rPr>
          <w:lang w:val="en-GB"/>
        </w:rPr>
        <w:instrText xml:space="preserve">300 GtCO2) above the levels compatible with the average 1.5 </w:instrText>
      </w:r>
      <w:r w:rsidR="006203E8">
        <w:rPr>
          <w:rFonts w:cs="Times New Roman"/>
          <w:lang w:val="en-GB"/>
        </w:rPr>
        <w:instrText>°</w:instrText>
      </w:r>
      <w:r w:rsidR="006203E8">
        <w:rPr>
          <w:lang w:val="en-GB"/>
        </w:rPr>
        <w:instrText xml:space="preserve">C-2 </w:instrText>
      </w:r>
      <w:r w:rsidR="006203E8">
        <w:rPr>
          <w:rFonts w:cs="Times New Roman"/>
          <w:lang w:val="en-GB"/>
        </w:rPr>
        <w:instrText>°</w:instrText>
      </w:r>
      <w:r w:rsidR="006203E8">
        <w:rPr>
          <w:lang w:val="en-GB"/>
        </w:rPr>
        <w:instrText>C scenario (</w:instrText>
      </w:r>
      <w:r w:rsidR="006203E8">
        <w:rPr>
          <w:rFonts w:ascii="Cambria Math" w:hAnsi="Cambria Math" w:cs="Cambria Math"/>
          <w:lang w:val="en-GB"/>
        </w:rPr>
        <w:instrText>∼</w:instrText>
      </w:r>
      <w:r w:rsidR="006203E8">
        <w:rPr>
          <w:lang w:val="en-GB"/>
        </w:rPr>
        <w:instrText>240 GtCO2). Furthermore, the current pipeline of power plants would add almost the same amount of additional commitments (</w:instrText>
      </w:r>
      <w:r w:rsidR="006203E8">
        <w:rPr>
          <w:rFonts w:ascii="Cambria Math" w:hAnsi="Cambria Math" w:cs="Cambria Math"/>
          <w:lang w:val="en-GB"/>
        </w:rPr>
        <w:instrText>∼</w:instrText>
      </w:r>
      <w:r w:rsidR="006203E8">
        <w:rPr>
          <w:lang w:val="en-GB"/>
        </w:rPr>
        <w:instrText xml:space="preserve">270 GtCO2). Even if the entire pipeline was cancelled, therefore, </w:instrText>
      </w:r>
      <w:r w:rsidR="006203E8">
        <w:rPr>
          <w:rFonts w:ascii="Cambria Math" w:hAnsi="Cambria Math" w:cs="Cambria Math"/>
          <w:lang w:val="en-GB"/>
        </w:rPr>
        <w:instrText>∼</w:instrText>
      </w:r>
      <w:r w:rsidR="006203E8">
        <w:rPr>
          <w:lang w:val="en-GB"/>
        </w:rPr>
        <w:instrText>20% of global capacity would need to be stranded to meet the climate goals set out in the Paris Agreement. Our results can help companies and investors re-assess their investments in fossil-fuel power plants, and policymakers strengthen their policies to avoid further carbon lock-in.","author":[{"dropping-particle":"","family":"Pfeiffer","given":"Alexander","non-dropping-particle":"","parse-names":false,"suffix":""},{"dropping-particle":"","family":"Hepburn","given":"Cameron","non-dropping-particle":"","parse-names":false,"suffix":""},{"dropping-particle":"","family":"Vogt-Schilb","given":"Adrien","non-dropping-particle":"","parse-names":false,"suffix":""},{"dropping-particle":"","family":"Caldecott","given":"Ben","non-dropping-particle":"","parse-names":false,"suffix":""}],"container-title":"Environmental Research Letters","id":"ITEM-2","issue":"5","issued":{"date-parts":[["2018"]]},"title":"Committed emissions from existing and planned power plants and asset stranding required to meet the Paris Agreement","type":"article-journal","volume":"13"},"uris":["http://www.mendeley.com/documents/?uuid=c63438a2-e0ba-441e-af27-c97d8aa097b3"]}],"mendeley":{"formattedCitation":"&lt;sup&gt;21,22&lt;/sup&gt;","plainTextFormattedCitation":"21,22","previouslyFormattedCitation":"&lt;sup&gt;20,21&lt;/sup&gt;"},"properties":{"noteIndex":0},"schema":"https://github.com/citation-style-language/schema/raw/master/csl-citation.json"}</w:instrText>
      </w:r>
      <w:r w:rsidR="001D372F">
        <w:rPr>
          <w:lang w:val="en-GB"/>
        </w:rPr>
        <w:fldChar w:fldCharType="separate"/>
      </w:r>
      <w:r w:rsidR="006203E8" w:rsidRPr="006203E8">
        <w:rPr>
          <w:noProof/>
          <w:vertAlign w:val="superscript"/>
          <w:lang w:val="en-GB"/>
        </w:rPr>
        <w:t>21,22</w:t>
      </w:r>
      <w:r w:rsidR="001D372F">
        <w:rPr>
          <w:lang w:val="en-GB"/>
        </w:rPr>
        <w:fldChar w:fldCharType="end"/>
      </w:r>
      <w:r w:rsidR="001D372F">
        <w:rPr>
          <w:lang w:val="en-GB"/>
        </w:rPr>
        <w:t xml:space="preserve"> and</w:t>
      </w:r>
      <w:r w:rsidR="00C34AD2">
        <w:rPr>
          <w:lang w:val="en-GB"/>
        </w:rPr>
        <w:t xml:space="preserve"> iron and steel sectors</w:t>
      </w:r>
      <w:r w:rsidR="001D372F">
        <w:rPr>
          <w:lang w:val="en-GB"/>
        </w:rPr>
        <w:fldChar w:fldCharType="begin" w:fldLock="1"/>
      </w:r>
      <w:r w:rsidR="006203E8">
        <w:rPr>
          <w:lang w:val="en-GB"/>
        </w:rPr>
        <w:instrText>ADDIN CSL_CITATION {"citationItems":[{"id":"ITEM-1","itemData":{"DOI":"10.1016/j.joule.2021.09.007","ISSN":"25424351","abstract":"Iron and steel production is responsible for 7% of global greenhouse gas emissions. Earlier literature finds that the long economic life of steel production equipment impedes decarbonization in line with climate targets. Here, we estimate the cumulative emissions from existing primary steel production equipment if operated as historically observed, based on furnace-level data of historical operating patterns. We find that the emissions commitment of current primary steel equipment is significantly smaller (21 Gt CO2eq) than previously suggested (52–65 Gt CO2eq). Consequently, we argue that future emissions from steel are driven not by long-lived capital but by the deployment pace of novel technologies and renewable energy provision, and a reduction of steel and energy demand. Without rapid progress in these aspects, the operation of current steel production equipment is likely to consume significant amounts of the remaining carbon budget. We recommend monitoring of emission-intensive asset aging and regulation of their operation.","author":[{"dropping-particle":"","family":"Vogl","given":"Valentin","non-dropping-particle":"","parse-names":false,"suffix":""},{"dropping-particle":"","family":"Olsson","given":"Olle","non-dropping-particle":"","parse-names":false,"suffix":""},{"dropping-particle":"","family":"Nykvist","given":"Björn","non-dropping-particle":"","parse-names":false,"suffix":""}],"container-title":"Joule","id":"ITEM-1","issue":"10","issued":{"date-parts":[["2021"]]},"page":"2646-2662","title":"Phasing out the blast furnace to meet global climate targets","type":"article-journal","volume":"5"},"uris":["http://www.mendeley.com/documents/?uuid=b5119c1a-e1d4-4399-b816-c099cc995883"]},{"id":"ITEM-2","itemData":{"DOI":"10.1038/s41586-023-06486-7","ISSN":"14764687","PMID":"37731002","abstract":"The highly energy-intensive iron and steel industry contributed about 25% (ref. 1) of global industrial CO2 emissions in 2019 and is therefore critical for climate-change mitigation. Despite discussions of decarbonization potentials at national and global levels2–6, plant-specific mitigation potentials and technologically driven pathways remain unclear, which cumulatively determines the progress of net-zero transition of the global iron and steel sector. Here we develop a CO2 emissions inventory of 4,883 individual iron and steel plants along with their technical characteristics, including processing routes and operating details (status, age, operation-years etc.). We identify and match appropriate emission-removal or zero-emission technologies to specific possessing routes, or what we define thereafter as a techno-specific decarbonization road map for every plant. We find that 57% of global plants have 8–24 operational years, which is the retrofitting window for low-carbon technologies. Low-carbon retrofitting following the operational characteristics of plants is key for limiting warming to 2 °C, whereas advanced retrofitting may help limit warming to 1.5 °C. If each plant were retrofitted 5 years earlier than the planned retrofitting schedule, this could lead to cumulative global emissions reductions of 69.6 (±52%) gigatonnes (Gt) CO2 from 2020 to 2050, almost double that of global CO2 emissions in 2021. Our results provide a detailed picture of CO2 emission patterns associated with production processing of iron and steel plants, illustrating the decarbonization pathway to the net-zero-emissions target with the efforts from each plant.","author":[{"dropping-particle":"","family":"Lei","given":"Tianyang","non-dropping-particle":"","parse-names":false,"suffix":""},{"dropping-particle":"","family":"Wang","given":"Daoping","non-dropping-particle":"","parse-names":false,"suffix":""},{"dropping-particle":"","family":"Yu","given":"Xiang","non-dropping-particle":"","parse-names":false,"suffix":""},{"dropping-particle":"","family":"Ma","given":"Shijun","non-dropping-particle":"","parse-names":false,"suffix":""},{"dropping-particle":"","family":"Zhao","given":"Weichen","non-dropping-particle":"","parse-names":false,"suffix":""},{"dropping-particle":"","family":"Cui","given":"Can","non-dropping-particle":"","parse-names":false,"suffix":""},{"dropping-particle":"","family":"Meng","given":"Jing","non-dropping-particle":"","parse-names":false,"suffix":""},{"dropping-particle":"","family":"Tao","given":"Shu","non-dropping-particle":"","parse-names":false,"suffix":""},{"dropping-particle":"","family":"Guan","given":"Dabo","non-dropping-particle":"","parse-names":false,"suffix":""}],"container-title":"Nature","id":"ITEM-2","issue":"7983","issued":{"date-parts":[["2023"]]},"page":"514-520","publisher":"Springer US","title":"Global iron and steel plant CO2 emissions and carbon-neutrality pathways","type":"article-journal","volume":"622"},"uris":["http://www.mendeley.com/documents/?uuid=6b12660b-b93f-4646-8269-5b157217a2c1"]}],"mendeley":{"formattedCitation":"&lt;sup&gt;25,26&lt;/sup&gt;","plainTextFormattedCitation":"25,26","previouslyFormattedCitation":"&lt;sup&gt;24,25&lt;/sup&gt;"},"properties":{"noteIndex":0},"schema":"https://github.com/citation-style-language/schema/raw/master/csl-citation.json"}</w:instrText>
      </w:r>
      <w:r w:rsidR="001D372F">
        <w:rPr>
          <w:lang w:val="en-GB"/>
        </w:rPr>
        <w:fldChar w:fldCharType="separate"/>
      </w:r>
      <w:r w:rsidR="006203E8" w:rsidRPr="006203E8">
        <w:rPr>
          <w:noProof/>
          <w:vertAlign w:val="superscript"/>
          <w:lang w:val="en-GB"/>
        </w:rPr>
        <w:t>25,26</w:t>
      </w:r>
      <w:r w:rsidR="001D372F">
        <w:rPr>
          <w:lang w:val="en-GB"/>
        </w:rPr>
        <w:fldChar w:fldCharType="end"/>
      </w:r>
      <w:r w:rsidR="00C34AD2">
        <w:rPr>
          <w:lang w:val="en-GB"/>
        </w:rPr>
        <w:t xml:space="preserve"> or for </w:t>
      </w:r>
      <w:r w:rsidR="001D372F">
        <w:rPr>
          <w:lang w:val="en-GB"/>
        </w:rPr>
        <w:t xml:space="preserve">energy infrastructure </w:t>
      </w:r>
      <w:r w:rsidR="00C34AD2">
        <w:rPr>
          <w:lang w:val="en-GB"/>
        </w:rPr>
        <w:t>more broadly</w:t>
      </w:r>
      <w:r w:rsidR="00C34AD2">
        <w:rPr>
          <w:lang w:val="en-GB"/>
        </w:rPr>
        <w:fldChar w:fldCharType="begin" w:fldLock="1"/>
      </w:r>
      <w:r w:rsidR="006203E8">
        <w:rPr>
          <w:lang w:val="en-GB"/>
        </w:rPr>
        <w:instrText>ADDIN CSL_CITATION {"citationItems":[{"id":"ITEM-1","itemData":{"DOI":"10.1038/s41586-019-1364-3","ISSN":"14764687","PMID":"31261374","abstract":"Net anthropogenic emissions of carbon dioxide (CO2) must approach zero by mid-century (2050) in order to stabilize the global mean temperature at the level targeted by international efforts1–5. Yet continued expansion of fossil-fuel-burning energy infrastructure implies already ‘committed’ future CO2 emissions6–13. Here we use detailed datasets of existing fossil-fuel energy infrastructure in 2018 to estimate regional and sectoral patterns of committed CO2 emissions, the sensitivity of such emissions to assumed operating lifetimes and schedules, and the economic value of the associated infrastructure. We estimate that, if operated as historically, existing infrastructure will cumulatively emit about 658 gigatonnes of CO2 (with a range of 226 to 1,479 gigatonnes CO2, depending on the lifetimes and utilization rates assumed). More than half of these emissions are predicted to come from the electricity sector; infrastructure in China, the USA and the 28 member states of the European Union represents approximately 41 per cent, 9 per cent and 7 per cent of the total, respectively. If built, proposed power plants (planned, permitted or under construction) would emit roughly an extra 188 (range 37–427) gigatonnes CO2. Committed emissions from existing and proposed energy infrastructure (about 846 gigatonnes CO2) thus represent more than the entire carbon budget that remains if mean warming is to be limited to 1.5 degrees Celsius (°C) with a probability of 66 to 50 per cent (420–580 gigatonnes CO2)5, and perhaps two-thirds of the remaining carbon budget if mean warming is to be limited to less than 2 °C (1,170–1,500 gigatonnes CO2)5. The remaining carbon budget estimates are varied and nuanced14,15, and depend on the climate target and the availability of large-scale negative emissions16. Nevertheless, our estimates suggest that little or no new CO2-emitting infrastructure can be commissioned, and that existing infrastructure may need to be retired early (or be retrofitted with carbon capture and storage technology) in order to meet the Paris Agreement climate goals17. Given the asset value per tonne of committed emissions, we suggest that the most cost-effective premature infrastructure retirements will be in the electricity and industry sectors, if non-emitting alternatives are available and affordable4,18.","author":[{"dropping-particle":"","family":"Tong","given":"Dan","non-dropping-particle":"","parse-names":false,"suffix":""},{"dropping-particle":"","family":"Zhang","given":"Qiang","non-dropping-particle":"","parse-names":false,"suffix":""},{"dropping-particle":"","family":"Zheng","given":"Yixuan","non-dropping-particle":"","parse-names":false,"suffix":""},{"dropping-particle":"","family":"Caldeira","given":"Ken","non-dropping-particle":"","parse-names":false,"suffix":""},{"dropping-particle":"","family":"Shearer","given":"Christine","non-dropping-particle":"","parse-names":false,"suffix":""},{"dropping-particle":"","family":"Hong","given":"Chaopeng","non-dropping-particle":"","parse-names":false,"suffix":""},{"dropping-particle":"","family":"Qin","given":"Yue","non-dropping-particle":"","parse-names":false,"suffix":""},{"dropping-particle":"","family":"Davis","given":"Steven J.","non-dropping-particle":"","parse-names":false,"suffix":""}],"container-title":"Nature","id":"ITEM-1","issue":"7769","issued":{"date-parts":[["2019"]]},"page":"373-377","publisher":"Springer US","title":"Committed emissions from existing energy infrastructure jeopardize 1.5 °C climate target","type":"article-journal","volume":"572"},"uris":["http://www.mendeley.com/documents/?uuid=0ec61f4b-3e1c-49e3-8982-ab165028115a"]}],"mendeley":{"formattedCitation":"&lt;sup&gt;6&lt;/sup&gt;","plainTextFormattedCitation":"6","previouslyFormattedCitation":"&lt;sup&gt;5&lt;/sup&gt;"},"properties":{"noteIndex":0},"schema":"https://github.com/citation-style-language/schema/raw/master/csl-citation.json"}</w:instrText>
      </w:r>
      <w:r w:rsidR="00C34AD2">
        <w:rPr>
          <w:lang w:val="en-GB"/>
        </w:rPr>
        <w:fldChar w:fldCharType="separate"/>
      </w:r>
      <w:r w:rsidR="006203E8" w:rsidRPr="006203E8">
        <w:rPr>
          <w:noProof/>
          <w:vertAlign w:val="superscript"/>
          <w:lang w:val="en-GB"/>
        </w:rPr>
        <w:t>6</w:t>
      </w:r>
      <w:r w:rsidR="00C34AD2">
        <w:rPr>
          <w:lang w:val="en-GB"/>
        </w:rPr>
        <w:fldChar w:fldCharType="end"/>
      </w:r>
      <w:r w:rsidR="00C34AD2">
        <w:rPr>
          <w:lang w:val="en-GB"/>
        </w:rPr>
        <w:t xml:space="preserve">. </w:t>
      </w:r>
      <w:r w:rsidR="001D372F">
        <w:rPr>
          <w:lang w:val="en-GB"/>
        </w:rPr>
        <w:t xml:space="preserve">While </w:t>
      </w:r>
      <w:r w:rsidR="005125BC" w:rsidRPr="008052DB">
        <w:rPr>
          <w:lang w:val="en-GB"/>
        </w:rPr>
        <w:t>“bottom-up”</w:t>
      </w:r>
      <w:r w:rsidR="001D372F">
        <w:rPr>
          <w:lang w:val="en-GB"/>
        </w:rPr>
        <w:t xml:space="preserve"> approaches have been used</w:t>
      </w:r>
      <w:r w:rsidR="005125BC">
        <w:rPr>
          <w:lang w:val="en-GB"/>
        </w:rPr>
        <w:t xml:space="preserve"> </w:t>
      </w:r>
      <w:r w:rsidR="001D372F">
        <w:rPr>
          <w:lang w:val="en-GB"/>
        </w:rPr>
        <w:t xml:space="preserve">to assess and derive plant-level decarbonization strategies </w:t>
      </w:r>
      <w:r w:rsidR="001D372F">
        <w:rPr>
          <w:lang w:val="en-GB"/>
        </w:rPr>
        <w:lastRenderedPageBreak/>
        <w:t>for instance in the iron and steel sector</w:t>
      </w:r>
      <w:r w:rsidR="005125BC">
        <w:rPr>
          <w:lang w:val="en-GB"/>
        </w:rPr>
        <w:fldChar w:fldCharType="begin" w:fldLock="1"/>
      </w:r>
      <w:r w:rsidR="006203E8">
        <w:rPr>
          <w:lang w:val="en-GB"/>
        </w:rPr>
        <w:instrText>ADDIN CSL_CITATION {"citationItems":[{"id":"ITEM-1","itemData":{"DOI":"10.1038/s41558-023-01808-z","ISSN":"17586798","abstract":"The critical role of the iron and steel industry in decarbonizing global energy systems calls for refined strategies of climate mitigation. Here, based on a newly developed database of individual iron and steel facilities worldwide, we explore the distinct differences in age-to-capacity ratio and emissions intensity of primary steelmaking plants. We customize regional cost-effective decarbonization strategies by targeting a certain proportion of plants. We find that the more effective indicator for targeted decarbonization in developing regions is emissions intensity, while for developed countries it is age-to-capacity ratio. Whichever indicator we use to target plants, the strategy of transformation towards secondary steelmaking is generally more cost-effective than efficiency improvement in most cases, although obvious regional priorities exist. Our results emphasize the region-specific priorities of mitigation indicators and strategies in targeting plants, which help with designing short-term, cost-effective strategies for reducing steel-related CO2 emissions.","author":[{"dropping-particle":"","family":"Xu","given":"Ruochong","non-dropping-particle":"","parse-names":false,"suffix":""},{"dropping-particle":"","family":"Tong","given":"Dan","non-dropping-particle":"","parse-names":false,"suffix":""},{"dropping-particle":"","family":"Davis","given":"Steven J.","non-dropping-particle":"","parse-names":false,"suffix":""},{"dropping-particle":"","family":"Qin","given":"Xinying","non-dropping-particle":"","parse-names":false,"suffix":""},{"dropping-particle":"","family":"Cheng","given":"Jing","non-dropping-particle":"","parse-names":false,"suffix":""},{"dropping-particle":"","family":"Shi","given":"Qinren","non-dropping-particle":"","parse-names":false,"suffix":""},{"dropping-particle":"","family":"Liu","given":"Yang","non-dropping-particle":"","parse-names":false,"suffix":""},{"dropping-particle":"","family":"Chen","given":"Cuihong","non-dropping-particle":"","parse-names":false,"suffix":""},{"dropping-particle":"","family":"Yan","given":"Liu","non-dropping-particle":"","parse-names":false,"suffix":""},{"dropping-particle":"","family":"Yan","given":"Xizhe","non-dropping-particle":"","parse-names":false,"suffix":""},{"dropping-particle":"","family":"Wang","given":"Huaxuan","non-dropping-particle":"","parse-names":false,"suffix":""},{"dropping-particle":"","family":"Zheng","given":"Dongsheng","non-dropping-particle":"","parse-names":false,"suffix":""},{"dropping-particle":"","family":"He","given":"Kebin","non-dropping-particle":"","parse-names":false,"suffix":""},{"dropping-particle":"","family":"Zhang","given":"Qiang","non-dropping-particle":"","parse-names":false,"suffix":""}],"container-title":"Nature Climate Change","id":"ITEM-1","issue":"10","issued":{"date-parts":[["2023"]]},"page":"1067-1074","publisher":"Springer US","title":"Plant-by-plant decarbonization strategies for the global steel industry","type":"article-journal","volume":"13"},"uris":["http://www.mendeley.com/documents/?uuid=66f5aae2-4835-4a07-9951-50ab48e2f261"]}],"mendeley":{"formattedCitation":"&lt;sup&gt;27&lt;/sup&gt;","plainTextFormattedCitation":"27","previouslyFormattedCitation":"&lt;sup&gt;26&lt;/sup&gt;"},"properties":{"noteIndex":0},"schema":"https://github.com/citation-style-language/schema/raw/master/csl-citation.json"}</w:instrText>
      </w:r>
      <w:r w:rsidR="005125BC">
        <w:rPr>
          <w:lang w:val="en-GB"/>
        </w:rPr>
        <w:fldChar w:fldCharType="separate"/>
      </w:r>
      <w:r w:rsidR="006203E8" w:rsidRPr="006203E8">
        <w:rPr>
          <w:noProof/>
          <w:vertAlign w:val="superscript"/>
          <w:lang w:val="en-GB"/>
        </w:rPr>
        <w:t>27</w:t>
      </w:r>
      <w:r w:rsidR="005125BC">
        <w:rPr>
          <w:lang w:val="en-GB"/>
        </w:rPr>
        <w:fldChar w:fldCharType="end"/>
      </w:r>
      <w:r w:rsidR="001D372F">
        <w:rPr>
          <w:lang w:val="en-GB"/>
        </w:rPr>
        <w:t xml:space="preserve">, </w:t>
      </w:r>
      <w:r w:rsidR="005125BC">
        <w:rPr>
          <w:lang w:val="en-GB"/>
        </w:rPr>
        <w:t xml:space="preserve">the only approaches for </w:t>
      </w:r>
      <w:r w:rsidR="005125BC" w:rsidRPr="008052DB">
        <w:rPr>
          <w:lang w:val="en-GB"/>
        </w:rPr>
        <w:t>company</w:t>
      </w:r>
      <w:r w:rsidR="005125BC">
        <w:rPr>
          <w:lang w:val="en-GB"/>
        </w:rPr>
        <w:t>-level</w:t>
      </w:r>
      <w:r w:rsidR="005125BC" w:rsidRPr="008052DB">
        <w:rPr>
          <w:lang w:val="en-GB"/>
        </w:rPr>
        <w:t xml:space="preserve"> assessments</w:t>
      </w:r>
      <w:r w:rsidR="00DA0383">
        <w:rPr>
          <w:lang w:val="en-GB"/>
        </w:rPr>
        <w:t xml:space="preserve"> rely on commercial</w:t>
      </w:r>
      <w:r w:rsidR="00AA02B4">
        <w:rPr>
          <w:lang w:val="en-GB"/>
        </w:rPr>
        <w:t>, untransparent</w:t>
      </w:r>
      <w:r w:rsidR="00DA0383">
        <w:rPr>
          <w:lang w:val="en-GB"/>
        </w:rPr>
        <w:t xml:space="preserve"> ALD. For instance, the</w:t>
      </w:r>
      <w:r w:rsidR="00DA0383" w:rsidRPr="0037276B">
        <w:rPr>
          <w:lang w:val="en-GB"/>
        </w:rPr>
        <w:t xml:space="preserve"> </w:t>
      </w:r>
      <w:r w:rsidR="00B57601">
        <w:rPr>
          <w:lang w:val="en-GB"/>
        </w:rPr>
        <w:t xml:space="preserve">engagement efforts of the </w:t>
      </w:r>
      <w:r w:rsidR="0037276B">
        <w:rPr>
          <w:lang w:val="en-GB"/>
        </w:rPr>
        <w:t xml:space="preserve">Climate Action 100+ </w:t>
      </w:r>
      <w:r w:rsidR="00E42606">
        <w:rPr>
          <w:lang w:val="en-GB"/>
        </w:rPr>
        <w:t xml:space="preserve">investor </w:t>
      </w:r>
      <w:r w:rsidR="0037276B">
        <w:rPr>
          <w:lang w:val="en-GB"/>
        </w:rPr>
        <w:t xml:space="preserve">coalition of </w:t>
      </w:r>
      <w:r w:rsidR="00D62950">
        <w:rPr>
          <w:lang w:val="en-GB"/>
        </w:rPr>
        <w:t xml:space="preserve">more than 700 </w:t>
      </w:r>
      <w:r w:rsidR="00E42606">
        <w:rPr>
          <w:lang w:val="en-GB"/>
        </w:rPr>
        <w:t xml:space="preserve">financial institutions </w:t>
      </w:r>
      <w:r w:rsidR="00B57601">
        <w:rPr>
          <w:lang w:val="en-GB"/>
        </w:rPr>
        <w:t>with the top 170 publicly traded high emitting companies is underpinned by an</w:t>
      </w:r>
      <w:r w:rsidR="00D62950">
        <w:rPr>
          <w:lang w:val="en-GB"/>
        </w:rPr>
        <w:t xml:space="preserve"> assessment framework </w:t>
      </w:r>
      <w:r w:rsidR="00B57601">
        <w:rPr>
          <w:lang w:val="en-GB"/>
        </w:rPr>
        <w:t>that includes the</w:t>
      </w:r>
      <w:r w:rsidR="00D62950">
        <w:rPr>
          <w:lang w:val="en-GB"/>
        </w:rPr>
        <w:t xml:space="preserve"> </w:t>
      </w:r>
      <w:r w:rsidR="0037276B" w:rsidRPr="0037276B">
        <w:rPr>
          <w:lang w:val="en-GB"/>
        </w:rPr>
        <w:t xml:space="preserve">Paris Agreement Capital Transition Assessment (PACTA) </w:t>
      </w:r>
      <w:r w:rsidR="00025F63">
        <w:rPr>
          <w:lang w:val="en-GB"/>
        </w:rPr>
        <w:t xml:space="preserve">tool </w:t>
      </w:r>
      <w:r w:rsidR="00B57601">
        <w:rPr>
          <w:lang w:val="en-GB"/>
        </w:rPr>
        <w:t>which draws on</w:t>
      </w:r>
      <w:r w:rsidR="00D62950" w:rsidRPr="008052DB">
        <w:rPr>
          <w:lang w:val="en-GB"/>
        </w:rPr>
        <w:t xml:space="preserve"> data analytics </w:t>
      </w:r>
      <w:r w:rsidR="00AA02B4">
        <w:rPr>
          <w:lang w:val="en-GB"/>
        </w:rPr>
        <w:t xml:space="preserve">with </w:t>
      </w:r>
      <w:r w:rsidR="00AA02B4" w:rsidRPr="008052DB">
        <w:rPr>
          <w:lang w:val="en-GB"/>
        </w:rPr>
        <w:t>untransparent</w:t>
      </w:r>
      <w:r w:rsidR="00AA02B4">
        <w:rPr>
          <w:lang w:val="en-GB"/>
        </w:rPr>
        <w:t xml:space="preserve"> modelling assumptions </w:t>
      </w:r>
      <w:r w:rsidR="00D62950" w:rsidRPr="008052DB">
        <w:rPr>
          <w:lang w:val="en-GB"/>
        </w:rPr>
        <w:t xml:space="preserve">sold by </w:t>
      </w:r>
      <w:r w:rsidR="003052F5">
        <w:rPr>
          <w:lang w:val="en-GB"/>
        </w:rPr>
        <w:t xml:space="preserve">a </w:t>
      </w:r>
      <w:r w:rsidR="00D62950" w:rsidRPr="008052DB">
        <w:rPr>
          <w:lang w:val="en-GB"/>
        </w:rPr>
        <w:t>commercial provider</w:t>
      </w:r>
      <w:r w:rsidR="003052F5">
        <w:rPr>
          <w:lang w:val="en-GB"/>
        </w:rPr>
        <w:t>.</w:t>
      </w:r>
      <w:r w:rsidR="003446EE">
        <w:rPr>
          <w:lang w:val="en-GB"/>
        </w:rPr>
        <w:fldChar w:fldCharType="begin" w:fldLock="1"/>
      </w:r>
      <w:r w:rsidR="006203E8">
        <w:rPr>
          <w:lang w:val="en-GB"/>
        </w:rPr>
        <w:instrText>ADDIN CSL_CITATION {"citationItems":[{"id":"ITEM-1","itemData":{"author":[{"dropping-particle":"","family":"2DII &amp; RMI","given":"","non-dropping-particle":"","parse-names":false,"suffix":""}],"id":"ITEM-1","issued":{"date-parts":[["2022"]]},"title":"Analysis and methodology for measuring company-level alignment for Climate Action 100+","type":"report"},"uris":["http://www.mendeley.com/documents/?uuid=f141ece6-2ed6-45d1-a6ea-9957b9bfdaa6"]}],"mendeley":{"formattedCitation":"&lt;sup&gt;28&lt;/sup&gt;","plainTextFormattedCitation":"28","previouslyFormattedCitation":"&lt;sup&gt;27&lt;/sup&gt;"},"properties":{"noteIndex":0},"schema":"https://github.com/citation-style-language/schema/raw/master/csl-citation.json"}</w:instrText>
      </w:r>
      <w:r w:rsidR="003446EE">
        <w:rPr>
          <w:lang w:val="en-GB"/>
        </w:rPr>
        <w:fldChar w:fldCharType="separate"/>
      </w:r>
      <w:r w:rsidR="006203E8" w:rsidRPr="006203E8">
        <w:rPr>
          <w:noProof/>
          <w:vertAlign w:val="superscript"/>
          <w:lang w:val="en-GB"/>
        </w:rPr>
        <w:t>28</w:t>
      </w:r>
      <w:r w:rsidR="003446EE">
        <w:rPr>
          <w:lang w:val="en-GB"/>
        </w:rPr>
        <w:fldChar w:fldCharType="end"/>
      </w:r>
      <w:r w:rsidR="00AA02B4">
        <w:rPr>
          <w:lang w:val="en-GB"/>
        </w:rPr>
        <w:t xml:space="preserve"> T</w:t>
      </w:r>
      <w:r w:rsidR="00DC6DF9">
        <w:rPr>
          <w:lang w:val="en-GB"/>
        </w:rPr>
        <w:t>o the best of our knowledge</w:t>
      </w:r>
      <w:r w:rsidR="00AA02B4">
        <w:rPr>
          <w:lang w:val="en-GB"/>
        </w:rPr>
        <w:t>,</w:t>
      </w:r>
      <w:r w:rsidR="00DC6DF9">
        <w:rPr>
          <w:lang w:val="en-GB"/>
        </w:rPr>
        <w:t xml:space="preserve"> “bottom-up” approaches for </w:t>
      </w:r>
      <w:r w:rsidR="00DC6DF9" w:rsidRPr="008052DB">
        <w:rPr>
          <w:lang w:val="en-GB"/>
        </w:rPr>
        <w:t>company</w:t>
      </w:r>
      <w:r w:rsidR="005125BC">
        <w:rPr>
          <w:lang w:val="en-GB"/>
        </w:rPr>
        <w:t>-level</w:t>
      </w:r>
      <w:r w:rsidR="00DC6DF9" w:rsidRPr="008052DB">
        <w:rPr>
          <w:lang w:val="en-GB"/>
        </w:rPr>
        <w:t xml:space="preserve"> assessments</w:t>
      </w:r>
      <w:r w:rsidR="00DC6DF9">
        <w:rPr>
          <w:lang w:val="en-GB"/>
        </w:rPr>
        <w:t xml:space="preserve"> </w:t>
      </w:r>
      <w:r w:rsidR="005125BC">
        <w:rPr>
          <w:lang w:val="en-GB"/>
        </w:rPr>
        <w:t>based on</w:t>
      </w:r>
      <w:r w:rsidR="00361946" w:rsidRPr="00361946">
        <w:rPr>
          <w:lang w:val="en-GB"/>
        </w:rPr>
        <w:t xml:space="preserve"> </w:t>
      </w:r>
      <w:r w:rsidR="00361946">
        <w:rPr>
          <w:lang w:val="en-GB"/>
        </w:rPr>
        <w:t>robust,</w:t>
      </w:r>
      <w:r w:rsidR="005125BC">
        <w:rPr>
          <w:lang w:val="en-GB"/>
        </w:rPr>
        <w:t xml:space="preserve"> publicly available methodologies and data </w:t>
      </w:r>
      <w:r w:rsidR="00DC6DF9">
        <w:rPr>
          <w:lang w:val="en-GB"/>
        </w:rPr>
        <w:t>are still lacking</w:t>
      </w:r>
      <w:r w:rsidR="003A156E">
        <w:rPr>
          <w:lang w:val="en-GB"/>
        </w:rPr>
        <w:t>, preventing</w:t>
      </w:r>
      <w:r w:rsidR="00EC37E0">
        <w:rPr>
          <w:lang w:val="en-GB"/>
        </w:rPr>
        <w:t xml:space="preserve"> robust evaluations </w:t>
      </w:r>
      <w:r w:rsidR="00D112C5">
        <w:rPr>
          <w:lang w:val="en-GB"/>
        </w:rPr>
        <w:t xml:space="preserve">being widely available for society to enable climate-safe decisions. </w:t>
      </w:r>
      <w:r w:rsidR="00C04F86">
        <w:rPr>
          <w:lang w:val="en-GB"/>
        </w:rPr>
        <w:t xml:space="preserve"> </w:t>
      </w:r>
    </w:p>
    <w:p w14:paraId="24137CD4" w14:textId="5F5AD69D" w:rsidR="00484577" w:rsidRDefault="00330F38" w:rsidP="00F02639">
      <w:pPr>
        <w:rPr>
          <w:lang w:val="en-GB"/>
        </w:rPr>
      </w:pPr>
      <w:r w:rsidRPr="00F26DB0">
        <w:rPr>
          <w:lang w:val="en-GB"/>
        </w:rPr>
        <w:t xml:space="preserve">Here </w:t>
      </w:r>
      <w:r w:rsidR="00865CFB" w:rsidRPr="00F26DB0">
        <w:rPr>
          <w:lang w:val="en-GB"/>
        </w:rPr>
        <w:t xml:space="preserve">we propose a novel </w:t>
      </w:r>
      <w:r w:rsidR="005851C3" w:rsidRPr="00F26DB0">
        <w:rPr>
          <w:lang w:val="en-GB"/>
        </w:rPr>
        <w:t xml:space="preserve">open-source </w:t>
      </w:r>
      <w:r w:rsidR="00865CFB" w:rsidRPr="00F26DB0">
        <w:rPr>
          <w:lang w:val="en-GB"/>
        </w:rPr>
        <w:t xml:space="preserve">methodology for assessing the credibility of corporate transition plans based on bottom-up </w:t>
      </w:r>
      <w:r w:rsidR="00865CFB" w:rsidRPr="00106D9A">
        <w:rPr>
          <w:lang w:val="en-GB"/>
        </w:rPr>
        <w:t xml:space="preserve">modelling of companies’ production and </w:t>
      </w:r>
      <w:r w:rsidR="009D779E">
        <w:rPr>
          <w:lang w:val="en-GB"/>
        </w:rPr>
        <w:t xml:space="preserve">direct (Scope 1) </w:t>
      </w:r>
      <w:r w:rsidR="00865CFB" w:rsidRPr="00106D9A">
        <w:rPr>
          <w:lang w:val="en-GB"/>
        </w:rPr>
        <w:t>CO</w:t>
      </w:r>
      <w:r w:rsidR="00865CFB" w:rsidRPr="00106D9A">
        <w:rPr>
          <w:vertAlign w:val="subscript"/>
          <w:lang w:val="en-GB"/>
        </w:rPr>
        <w:t>2</w:t>
      </w:r>
      <w:r w:rsidR="00865CFB" w:rsidRPr="00106D9A">
        <w:rPr>
          <w:lang w:val="en-GB"/>
        </w:rPr>
        <w:t xml:space="preserve"> emission trajectories: the </w:t>
      </w:r>
      <w:r w:rsidR="00865CFB" w:rsidRPr="00DA5B04">
        <w:rPr>
          <w:lang w:val="en-GB"/>
        </w:rPr>
        <w:t xml:space="preserve">asset-based </w:t>
      </w:r>
      <w:r w:rsidR="00035B76" w:rsidRPr="00DA5B04">
        <w:rPr>
          <w:lang w:val="en-GB"/>
        </w:rPr>
        <w:t>planning</w:t>
      </w:r>
      <w:r w:rsidR="00865CFB" w:rsidRPr="00DA5B04">
        <w:rPr>
          <w:lang w:val="en-GB"/>
        </w:rPr>
        <w:t xml:space="preserve"> approach (A</w:t>
      </w:r>
      <w:r w:rsidR="00035B76" w:rsidRPr="00DA5B04">
        <w:rPr>
          <w:lang w:val="en-GB"/>
        </w:rPr>
        <w:t>P</w:t>
      </w:r>
      <w:r w:rsidR="00865CFB" w:rsidRPr="00DA5B04">
        <w:rPr>
          <w:lang w:val="en-GB"/>
        </w:rPr>
        <w:t>A).</w:t>
      </w:r>
      <w:r w:rsidR="0014305A" w:rsidRPr="00DA5B04">
        <w:rPr>
          <w:lang w:val="en-GB"/>
        </w:rPr>
        <w:t xml:space="preserve"> </w:t>
      </w:r>
      <w:bookmarkStart w:id="13" w:name="_Hlk177382830"/>
      <w:r w:rsidR="00C30972" w:rsidRPr="00DA5B04">
        <w:rPr>
          <w:lang w:val="en-GB"/>
        </w:rPr>
        <w:t>A</w:t>
      </w:r>
      <w:r w:rsidR="00035B76" w:rsidRPr="00DA5B04">
        <w:rPr>
          <w:lang w:val="en-GB"/>
        </w:rPr>
        <w:t>P</w:t>
      </w:r>
      <w:r w:rsidR="00C30972" w:rsidRPr="00DA5B04">
        <w:rPr>
          <w:lang w:val="en-GB"/>
        </w:rPr>
        <w:t>A</w:t>
      </w:r>
      <w:r w:rsidR="00C30972">
        <w:rPr>
          <w:lang w:val="en-GB"/>
        </w:rPr>
        <w:t xml:space="preserve"> complements existing approaches to assess</w:t>
      </w:r>
      <w:r w:rsidR="00F26DB0">
        <w:rPr>
          <w:lang w:val="en-GB"/>
        </w:rPr>
        <w:t xml:space="preserve"> the alignment of companies with climate targets</w:t>
      </w:r>
      <w:r w:rsidR="00F26DB0">
        <w:rPr>
          <w:lang w:val="en-GB"/>
        </w:rPr>
        <w:fldChar w:fldCharType="begin" w:fldLock="1"/>
      </w:r>
      <w:r w:rsidR="006203E8">
        <w:rPr>
          <w:lang w:val="en-GB"/>
        </w:rPr>
        <w:instrText>ADDIN CSL_CITATION {"citationItems":[{"id":"ITEM-1","itemData":{"DOI":"10.1038/s41467-022-31143-4","ISSN":"20411723","PMID":"35948540","abstract":"The achievement of the Paris Agreement climate goals of well-below 2 degrees of warming requires companies to align their greenhouse gas emission reductions with this goal. To measure whether companies are compliant with the Paris targets we propose several strict conditions that any emissions allocation methodology must meet before it can be classified as Paris-Compliant. Our conditions focus on the need for a common, and early as practicable, base year for all companies and consistency with an underlying Paris-aligned decarbonisation pathway. Additionally, we propose four operationalisation requirements to ensure companies can declare they are on a Paris Compliant Pathway including calculations of their carbon budgets and re-alignment pathways. Applying example Paris-Compliant Pathways and associated metrics to ten high emission electric utility companies and ten cement companies, we find that all but one of these companies are not currently Paris-compliant, with every year of delayed action increasing their required rate of decarbonisation and hence the exposure of billions of investment dollars to transition risk. Applying this proposed method will ensure the Paris carbon budget is met and that progress can be tracked accurately - an imperative for any companies and stakeholders seeking to align their decision-making with the Paris Agreement.","author":[{"dropping-particle":"","family":"Rekker","given":"S.","non-dropping-particle":"","parse-names":false,"suffix":""},{"dropping-particle":"","family":"Ives","given":"M. C.","non-dropping-particle":"","parse-names":false,"suffix":""},{"dropping-particle":"","family":"Wade","given":"B.","non-dropping-particle":"","parse-names":false,"suffix":""},{"dropping-particle":"","family":"Webb","given":"L.","non-dropping-particle":"","parse-names":false,"suffix":""},{"dropping-particle":"","family":"Greig","given":"C.","non-dropping-particle":"","parse-names":false,"suffix":""}],"container-title":"Nature Communications","id":"ITEM-1","issue":"1","issued":{"date-parts":[["2022"]]},"page":"1-11","publisher":"Springer US","title":"Measuring corporate Paris Compliance using a strict science-based approach","type":"article-journal","volume":"13"},"uris":["http://www.mendeley.com/documents/?uuid=4ca41b90-6981-4501-8c03-2928dbee84bd"]}],"mendeley":{"formattedCitation":"&lt;sup&gt;9&lt;/sup&gt;","plainTextFormattedCitation":"9","previouslyFormattedCitation":"&lt;sup&gt;8&lt;/sup&gt;"},"properties":{"noteIndex":0},"schema":"https://github.com/citation-style-language/schema/raw/master/csl-citation.json"}</w:instrText>
      </w:r>
      <w:r w:rsidR="00F26DB0">
        <w:rPr>
          <w:lang w:val="en-GB"/>
        </w:rPr>
        <w:fldChar w:fldCharType="separate"/>
      </w:r>
      <w:r w:rsidR="006203E8" w:rsidRPr="006203E8">
        <w:rPr>
          <w:noProof/>
          <w:vertAlign w:val="superscript"/>
          <w:lang w:val="en-GB"/>
        </w:rPr>
        <w:t>9</w:t>
      </w:r>
      <w:r w:rsidR="00F26DB0">
        <w:rPr>
          <w:lang w:val="en-GB"/>
        </w:rPr>
        <w:fldChar w:fldCharType="end"/>
      </w:r>
      <w:r w:rsidR="00F26DB0">
        <w:rPr>
          <w:lang w:val="en-GB"/>
        </w:rPr>
        <w:t xml:space="preserve"> in f</w:t>
      </w:r>
      <w:r w:rsidR="007E5D11">
        <w:rPr>
          <w:lang w:val="en-GB"/>
        </w:rPr>
        <w:t>ive</w:t>
      </w:r>
      <w:r w:rsidR="00F26DB0">
        <w:rPr>
          <w:lang w:val="en-GB"/>
        </w:rPr>
        <w:t xml:space="preserve"> major ways</w:t>
      </w:r>
      <w:bookmarkEnd w:id="13"/>
      <w:r w:rsidR="00F26DB0">
        <w:rPr>
          <w:lang w:val="en-GB"/>
        </w:rPr>
        <w:t xml:space="preserve">. </w:t>
      </w:r>
    </w:p>
    <w:p w14:paraId="76539A18" w14:textId="776929D7" w:rsidR="00D97082" w:rsidRPr="00DB47F8" w:rsidRDefault="00BD1C56" w:rsidP="00162700">
      <w:pPr>
        <w:rPr>
          <w:lang w:val="en-GB"/>
        </w:rPr>
      </w:pPr>
      <w:r w:rsidRPr="00DB47F8">
        <w:rPr>
          <w:lang w:val="en-GB"/>
        </w:rPr>
        <w:t>First, t</w:t>
      </w:r>
      <w:r w:rsidR="00F26DB0" w:rsidRPr="00DB47F8">
        <w:rPr>
          <w:lang w:val="en-GB"/>
        </w:rPr>
        <w:t>he methodology and underlying dataset are fully transparent as we draw on publicly available ALD</w:t>
      </w:r>
      <w:r w:rsidR="00EE1BE2" w:rsidRPr="00DB47F8">
        <w:rPr>
          <w:lang w:val="en-GB"/>
        </w:rPr>
        <w:t xml:space="preserve">, disclose all modelling choices in detail, and make available the modelling data for all sample companies (see </w:t>
      </w:r>
      <w:r w:rsidR="00EE1BE2" w:rsidRPr="00DB47F8">
        <w:rPr>
          <w:i/>
          <w:iCs/>
          <w:lang w:val="en-GB"/>
        </w:rPr>
        <w:t>Methods</w:t>
      </w:r>
      <w:r w:rsidR="00EE1BE2" w:rsidRPr="00DB47F8">
        <w:rPr>
          <w:lang w:val="en-GB"/>
        </w:rPr>
        <w:t xml:space="preserve"> and </w:t>
      </w:r>
      <w:r w:rsidR="00EE1BE2" w:rsidRPr="00DB47F8">
        <w:rPr>
          <w:i/>
          <w:iCs/>
          <w:lang w:val="en-GB"/>
        </w:rPr>
        <w:t xml:space="preserve">Supplementary </w:t>
      </w:r>
      <w:r w:rsidR="00AD1FCE">
        <w:rPr>
          <w:i/>
          <w:iCs/>
          <w:lang w:val="en-GB"/>
        </w:rPr>
        <w:t>Information</w:t>
      </w:r>
      <w:r w:rsidR="00EE1BE2" w:rsidRPr="00DB47F8">
        <w:rPr>
          <w:lang w:val="en-GB"/>
        </w:rPr>
        <w:t>)</w:t>
      </w:r>
      <w:r w:rsidR="00F26DB0" w:rsidRPr="00DB47F8">
        <w:rPr>
          <w:lang w:val="en-GB"/>
        </w:rPr>
        <w:t>.</w:t>
      </w:r>
      <w:r w:rsidR="00016F42" w:rsidRPr="00DB47F8">
        <w:rPr>
          <w:lang w:val="en-GB"/>
        </w:rPr>
        <w:t xml:space="preserve"> </w:t>
      </w:r>
      <w:r w:rsidRPr="00DB47F8">
        <w:rPr>
          <w:lang w:val="en-GB"/>
        </w:rPr>
        <w:t>Second, t</w:t>
      </w:r>
      <w:r w:rsidR="00F26DB0" w:rsidRPr="00DB47F8">
        <w:rPr>
          <w:lang w:val="en-GB"/>
        </w:rPr>
        <w:t>he approach e</w:t>
      </w:r>
      <w:r w:rsidR="002A0362" w:rsidRPr="00DB47F8">
        <w:rPr>
          <w:lang w:val="en-GB"/>
        </w:rPr>
        <w:t xml:space="preserve">nables </w:t>
      </w:r>
      <w:r w:rsidR="00C30972" w:rsidRPr="00DB47F8">
        <w:rPr>
          <w:lang w:val="en-GB"/>
        </w:rPr>
        <w:t xml:space="preserve">robust </w:t>
      </w:r>
      <w:r w:rsidR="00F26DB0" w:rsidRPr="00DB47F8">
        <w:rPr>
          <w:lang w:val="en-GB"/>
        </w:rPr>
        <w:t xml:space="preserve">assessment and </w:t>
      </w:r>
      <w:r w:rsidR="002A0362" w:rsidRPr="00DB47F8">
        <w:rPr>
          <w:lang w:val="en-GB"/>
        </w:rPr>
        <w:t xml:space="preserve">comparison of </w:t>
      </w:r>
      <w:r w:rsidR="00C30972" w:rsidRPr="00DB47F8">
        <w:rPr>
          <w:lang w:val="en-GB"/>
        </w:rPr>
        <w:t xml:space="preserve">disclosing </w:t>
      </w:r>
      <w:r w:rsidR="002A0362" w:rsidRPr="00DB47F8">
        <w:rPr>
          <w:lang w:val="en-GB"/>
        </w:rPr>
        <w:t>companies</w:t>
      </w:r>
      <w:r w:rsidR="00016F42" w:rsidRPr="00DB47F8">
        <w:rPr>
          <w:lang w:val="en-GB"/>
        </w:rPr>
        <w:t xml:space="preserve"> that use different GHG </w:t>
      </w:r>
      <w:r w:rsidR="006155B9" w:rsidRPr="00DB47F8">
        <w:rPr>
          <w:lang w:val="en-GB"/>
        </w:rPr>
        <w:t>accounting</w:t>
      </w:r>
      <w:r w:rsidR="00016F42" w:rsidRPr="00DB47F8">
        <w:rPr>
          <w:lang w:val="en-GB"/>
        </w:rPr>
        <w:t xml:space="preserve"> approaches (i.e., equity share or control-based approaches)</w:t>
      </w:r>
      <w:r w:rsidR="00016F42" w:rsidRPr="00DB47F8">
        <w:rPr>
          <w:lang w:val="en-GB"/>
        </w:rPr>
        <w:fldChar w:fldCharType="begin" w:fldLock="1"/>
      </w:r>
      <w:r w:rsidR="006203E8">
        <w:rPr>
          <w:lang w:val="en-GB"/>
        </w:rPr>
        <w:instrText>ADDIN CSL_CITATION {"citationItems":[{"id":"ITEM-1","itemData":{"author":[{"dropping-particle":"","family":"WBCSD &amp; WRI","given":"","non-dropping-particle":"","parse-names":false,"suffix":""}],"chapter-number":"3","container-title":"The Greenhouse Gas Protocol: A Corporate Accounting and Reporting Standard","id":"ITEM-1","issued":{"date-parts":[["2004"]]},"title":"Setting Organizational Boundaries","type":"chapter"},"uris":["http://www.mendeley.com/documents/?uuid=837a95b5-61b8-4fa7-b916-80952b85c380"]}],"mendeley":{"formattedCitation":"&lt;sup&gt;29&lt;/sup&gt;","plainTextFormattedCitation":"29","previouslyFormattedCitation":"&lt;sup&gt;28&lt;/sup&gt;"},"properties":{"noteIndex":0},"schema":"https://github.com/citation-style-language/schema/raw/master/csl-citation.json"}</w:instrText>
      </w:r>
      <w:r w:rsidR="00016F42" w:rsidRPr="00DB47F8">
        <w:rPr>
          <w:lang w:val="en-GB"/>
        </w:rPr>
        <w:fldChar w:fldCharType="separate"/>
      </w:r>
      <w:r w:rsidR="006203E8" w:rsidRPr="006203E8">
        <w:rPr>
          <w:noProof/>
          <w:vertAlign w:val="superscript"/>
          <w:lang w:val="en-GB"/>
        </w:rPr>
        <w:t>29</w:t>
      </w:r>
      <w:r w:rsidR="00016F42" w:rsidRPr="00DB47F8">
        <w:rPr>
          <w:lang w:val="en-GB"/>
        </w:rPr>
        <w:fldChar w:fldCharType="end"/>
      </w:r>
      <w:r w:rsidR="00EE1BE2" w:rsidRPr="00DB47F8">
        <w:rPr>
          <w:lang w:val="en-GB"/>
        </w:rPr>
        <w:t xml:space="preserve"> because it applies the </w:t>
      </w:r>
      <w:r w:rsidR="006155B9" w:rsidRPr="00DB47F8">
        <w:rPr>
          <w:lang w:val="en-GB"/>
        </w:rPr>
        <w:t>same (</w:t>
      </w:r>
      <w:r w:rsidR="00EE1BE2" w:rsidRPr="00DB47F8">
        <w:rPr>
          <w:lang w:val="en-GB"/>
        </w:rPr>
        <w:t>equity share</w:t>
      </w:r>
      <w:r w:rsidR="006155B9" w:rsidRPr="00DB47F8">
        <w:rPr>
          <w:lang w:val="en-GB"/>
        </w:rPr>
        <w:t>)</w:t>
      </w:r>
      <w:r w:rsidR="00EE1BE2" w:rsidRPr="00DB47F8">
        <w:rPr>
          <w:lang w:val="en-GB"/>
        </w:rPr>
        <w:t xml:space="preserve"> approach </w:t>
      </w:r>
      <w:r w:rsidR="00016F42" w:rsidRPr="00DB47F8">
        <w:rPr>
          <w:lang w:val="en-GB"/>
        </w:rPr>
        <w:t xml:space="preserve">to all companies. </w:t>
      </w:r>
      <w:r w:rsidR="007E5D11" w:rsidRPr="00DB47F8">
        <w:rPr>
          <w:lang w:val="en-GB"/>
        </w:rPr>
        <w:t xml:space="preserve">Third, </w:t>
      </w:r>
      <w:r w:rsidR="00016F42" w:rsidRPr="00DB47F8">
        <w:rPr>
          <w:lang w:val="en-GB"/>
        </w:rPr>
        <w:t xml:space="preserve">APA can also be used to assess non-disclosing companies </w:t>
      </w:r>
      <w:r w:rsidR="0060261B" w:rsidRPr="00DB47F8">
        <w:rPr>
          <w:lang w:val="en-GB"/>
        </w:rPr>
        <w:t xml:space="preserve">because </w:t>
      </w:r>
      <w:r w:rsidR="00016F42" w:rsidRPr="00DB47F8">
        <w:rPr>
          <w:lang w:val="en-GB"/>
        </w:rPr>
        <w:t>it draws on</w:t>
      </w:r>
      <w:r w:rsidR="00F02639" w:rsidRPr="00DB47F8">
        <w:rPr>
          <w:lang w:val="en-GB"/>
        </w:rPr>
        <w:t xml:space="preserve"> company independent data</w:t>
      </w:r>
      <w:r w:rsidR="0060261B" w:rsidRPr="00DB47F8">
        <w:rPr>
          <w:lang w:val="en-GB"/>
        </w:rPr>
        <w:t xml:space="preserve"> </w:t>
      </w:r>
      <w:r w:rsidR="00F02639" w:rsidRPr="00DB47F8">
        <w:rPr>
          <w:lang w:val="en-GB"/>
        </w:rPr>
        <w:t xml:space="preserve">to </w:t>
      </w:r>
      <w:r w:rsidR="0060261B" w:rsidRPr="00DB47F8">
        <w:rPr>
          <w:lang w:val="en-GB"/>
        </w:rPr>
        <w:t>derive companies</w:t>
      </w:r>
      <w:r w:rsidR="009D779E" w:rsidRPr="00DB47F8">
        <w:rPr>
          <w:lang w:val="en-GB"/>
        </w:rPr>
        <w:t>’</w:t>
      </w:r>
      <w:r w:rsidR="009208F3" w:rsidRPr="00DB47F8">
        <w:rPr>
          <w:lang w:val="en-GB"/>
        </w:rPr>
        <w:t xml:space="preserve"> </w:t>
      </w:r>
      <w:r w:rsidR="0060261B" w:rsidRPr="00DB47F8">
        <w:rPr>
          <w:lang w:val="en-GB"/>
        </w:rPr>
        <w:t>expected future production output (and resulting CO</w:t>
      </w:r>
      <w:r w:rsidR="0060261B" w:rsidRPr="00DB47F8">
        <w:rPr>
          <w:vertAlign w:val="subscript"/>
          <w:lang w:val="en-GB"/>
        </w:rPr>
        <w:t>2</w:t>
      </w:r>
      <w:r w:rsidR="0060261B" w:rsidRPr="00DB47F8">
        <w:rPr>
          <w:lang w:val="en-GB"/>
        </w:rPr>
        <w:t xml:space="preserve"> emissions) from their </w:t>
      </w:r>
      <w:r w:rsidR="009D779E" w:rsidRPr="00DB47F8">
        <w:rPr>
          <w:lang w:val="en-GB"/>
        </w:rPr>
        <w:t>currently operating</w:t>
      </w:r>
      <w:r w:rsidR="0060261B" w:rsidRPr="00DB47F8">
        <w:rPr>
          <w:lang w:val="en-GB"/>
        </w:rPr>
        <w:t xml:space="preserve"> production asset</w:t>
      </w:r>
      <w:r w:rsidR="009D779E" w:rsidRPr="00DB47F8">
        <w:rPr>
          <w:lang w:val="en-GB"/>
        </w:rPr>
        <w:t xml:space="preserve">s by modelling future reinvestment cycles based on standard economic lifetimes of production assets. </w:t>
      </w:r>
      <w:r w:rsidR="001902E2" w:rsidRPr="00DB47F8">
        <w:rPr>
          <w:lang w:val="en-GB"/>
        </w:rPr>
        <w:t>Fo</w:t>
      </w:r>
      <w:r w:rsidR="00D32D0B">
        <w:rPr>
          <w:lang w:val="en-GB"/>
        </w:rPr>
        <w:t>u</w:t>
      </w:r>
      <w:r w:rsidR="001902E2" w:rsidRPr="00DB47F8">
        <w:rPr>
          <w:lang w:val="en-GB"/>
        </w:rPr>
        <w:t>rth</w:t>
      </w:r>
      <w:r w:rsidR="0025101E" w:rsidRPr="00DB47F8">
        <w:rPr>
          <w:lang w:val="en-GB"/>
        </w:rPr>
        <w:t>, s</w:t>
      </w:r>
      <w:r w:rsidR="00910E4A" w:rsidRPr="00DB47F8">
        <w:rPr>
          <w:lang w:val="en-GB"/>
        </w:rPr>
        <w:t>ince future production and emission estimates draw on standardized assumptions, these can be further improved when new information is made available by companies or other stakeholder</w:t>
      </w:r>
      <w:r w:rsidR="008301BD">
        <w:rPr>
          <w:lang w:val="en-GB"/>
        </w:rPr>
        <w:t>s</w:t>
      </w:r>
      <w:r w:rsidR="00016F42" w:rsidRPr="00DB47F8">
        <w:rPr>
          <w:lang w:val="en-GB"/>
        </w:rPr>
        <w:t xml:space="preserve">, such as </w:t>
      </w:r>
      <w:r w:rsidR="00910E4A" w:rsidRPr="00DB47F8">
        <w:rPr>
          <w:lang w:val="en-GB"/>
        </w:rPr>
        <w:t>plant</w:t>
      </w:r>
      <w:r w:rsidR="004C2D9C" w:rsidRPr="00DB47F8">
        <w:rPr>
          <w:lang w:val="en-GB"/>
        </w:rPr>
        <w:t xml:space="preserve"> or production unit</w:t>
      </w:r>
      <w:r w:rsidR="00910E4A" w:rsidRPr="00DB47F8">
        <w:rPr>
          <w:lang w:val="en-GB"/>
        </w:rPr>
        <w:t>-specific emission factors</w:t>
      </w:r>
      <w:r w:rsidR="00016F42" w:rsidRPr="00DB47F8">
        <w:rPr>
          <w:lang w:val="en-GB"/>
        </w:rPr>
        <w:t xml:space="preserve"> (EFs) or capacity utilization rates (UR)</w:t>
      </w:r>
      <w:r w:rsidR="00910E4A" w:rsidRPr="00DB47F8">
        <w:rPr>
          <w:lang w:val="en-GB"/>
        </w:rPr>
        <w:t xml:space="preserve">. </w:t>
      </w:r>
      <w:r w:rsidR="00BF5CAF" w:rsidRPr="00DB47F8">
        <w:rPr>
          <w:lang w:val="en-GB"/>
        </w:rPr>
        <w:t>F</w:t>
      </w:r>
      <w:r w:rsidR="001902E2" w:rsidRPr="00DB47F8">
        <w:rPr>
          <w:lang w:val="en-GB"/>
        </w:rPr>
        <w:t>ifth</w:t>
      </w:r>
      <w:r w:rsidR="00BF5CAF" w:rsidRPr="00DB47F8">
        <w:rPr>
          <w:lang w:val="en-GB"/>
        </w:rPr>
        <w:t>, t</w:t>
      </w:r>
      <w:r w:rsidR="00910E4A" w:rsidRPr="00DB47F8">
        <w:rPr>
          <w:lang w:val="en-GB"/>
        </w:rPr>
        <w:t>he approach is scalable to other high-emitting sectors. While we test our approach on a sample of ten high emitting electric utilities and ten steel companies, the approach can in principle be scaled up to cover all utility and steel companies and expanded to other high emitting sectors for which ALD is publicly available, such as cement</w:t>
      </w:r>
      <w:r w:rsidR="00910E4A" w:rsidRPr="00DB47F8">
        <w:rPr>
          <w:lang w:val="en-GB"/>
        </w:rPr>
        <w:fldChar w:fldCharType="begin" w:fldLock="1"/>
      </w:r>
      <w:r w:rsidR="006203E8">
        <w:rPr>
          <w:lang w:val="en-GB"/>
        </w:rPr>
        <w:instrText>ADDIN CSL_CITATION {"citationItems":[{"id":"ITEM-1","itemData":{"author":[{"dropping-particle":"","family":"McCarten","given":"M.","non-dropping-particle":"","parse-names":false,"suffix":""},{"dropping-particle":"","family":"Bayaraa","given":"M.","non-dropping-particle":"","parse-names":false,"suffix":""},{"dropping-particle":"","family":"Caldecott","given":"B.","non-dropping-particle":"","parse-names":false,"suffix":""},{"dropping-particle":"","family":"Christiaen","given":"C.","non-dropping-particle":"","parse-names":false,"suffix":""},{"dropping-particle":"","family":"Foster","given":"P.","non-dropping-particle":"","parse-names":false,"suffix":""},{"dropping-particle":"","family":"Hickey","given":"C.","non-dropping-particle":"","parse-names":false,"suffix":""},{"dropping-particle":"","family":"Kampmann","given":"D.","non-dropping-particle":"","parse-names":false,"suffix":""},{"dropping-particle":"","family":"Layman","given":"C.","non-dropping-particle":"","parse-names":false,"suffix":""},{"dropping-particle":"","family":"Rossi","given":"C.","non-dropping-particle":"","parse-names":false,"suffix":""},{"dropping-particle":"","family":"Scott","given":"K.","non-dropping-particle":"","parse-names":false,"suffix":""},{"dropping-particle":"","family":"Tang","given":"K.","non-dropping-particle":"","parse-names":false,"suffix":""},{"dropping-particle":"","family":"Tkachenko","given":"N.","non-dropping-particle":"","parse-names":false,"suffix":""},{"dropping-particle":"","family":"Yoken","given":"D.","non-dropping-particle":"","parse-names":false,"suffix":""}],"id":"ITEM-1","issued":{"date-parts":[["2021"]]},"title":"Global Database of Cement Production Assets","type":"report"},"uris":["http://www.mendeley.com/documents/?uuid=a3ff5058-b0ec-4be4-b845-8db5056b6df6"]}],"mendeley":{"formattedCitation":"&lt;sup&gt;30&lt;/sup&gt;","plainTextFormattedCitation":"30","previouslyFormattedCitation":"&lt;sup&gt;29&lt;/sup&gt;"},"properties":{"noteIndex":0},"schema":"https://github.com/citation-style-language/schema/raw/master/csl-citation.json"}</w:instrText>
      </w:r>
      <w:r w:rsidR="00910E4A" w:rsidRPr="00DB47F8">
        <w:rPr>
          <w:lang w:val="en-GB"/>
        </w:rPr>
        <w:fldChar w:fldCharType="separate"/>
      </w:r>
      <w:r w:rsidR="006203E8" w:rsidRPr="006203E8">
        <w:rPr>
          <w:noProof/>
          <w:vertAlign w:val="superscript"/>
          <w:lang w:val="en-GB"/>
        </w:rPr>
        <w:t>30</w:t>
      </w:r>
      <w:r w:rsidR="00910E4A" w:rsidRPr="00DB47F8">
        <w:rPr>
          <w:lang w:val="en-GB"/>
        </w:rPr>
        <w:fldChar w:fldCharType="end"/>
      </w:r>
      <w:r w:rsidR="00910E4A" w:rsidRPr="00DB47F8">
        <w:rPr>
          <w:lang w:val="en-GB"/>
        </w:rPr>
        <w:t>, upstream oil and gas, petrochemicals, and mining.</w:t>
      </w:r>
      <w:r w:rsidR="00071761" w:rsidRPr="00DB47F8">
        <w:rPr>
          <w:lang w:val="en-GB"/>
        </w:rPr>
        <w:t xml:space="preserve"> </w:t>
      </w:r>
    </w:p>
    <w:p w14:paraId="49C9809C" w14:textId="1FE7DDAF" w:rsidR="00016F42" w:rsidRDefault="006234D3" w:rsidP="00016F42">
      <w:r>
        <w:rPr>
          <w:lang w:val="en-GB"/>
        </w:rPr>
        <w:t>O</w:t>
      </w:r>
      <w:r w:rsidR="00D97082">
        <w:rPr>
          <w:lang w:val="en-GB"/>
        </w:rPr>
        <w:t xml:space="preserve">ur analysis is presented </w:t>
      </w:r>
      <w:r w:rsidR="009E76B4">
        <w:rPr>
          <w:lang w:val="en-GB"/>
        </w:rPr>
        <w:t xml:space="preserve">in </w:t>
      </w:r>
      <w:r w:rsidR="00BA3283">
        <w:rPr>
          <w:lang w:val="en-GB"/>
        </w:rPr>
        <w:t>three main parts. First</w:t>
      </w:r>
      <w:r w:rsidR="000E49DE">
        <w:rPr>
          <w:lang w:val="en-GB"/>
        </w:rPr>
        <w:t>,</w:t>
      </w:r>
      <w:r w:rsidR="00BA3283">
        <w:rPr>
          <w:lang w:val="en-GB"/>
        </w:rPr>
        <w:t xml:space="preserve"> we </w:t>
      </w:r>
      <w:r w:rsidR="009E76B4">
        <w:rPr>
          <w:lang w:val="en-GB"/>
        </w:rPr>
        <w:t>demonstrat</w:t>
      </w:r>
      <w:r w:rsidR="000E49DE">
        <w:rPr>
          <w:lang w:val="en-GB"/>
        </w:rPr>
        <w:t>e</w:t>
      </w:r>
      <w:r w:rsidR="009E76B4">
        <w:rPr>
          <w:lang w:val="en-GB"/>
        </w:rPr>
        <w:t xml:space="preserve"> our method </w:t>
      </w:r>
      <w:r w:rsidR="00BA3283">
        <w:rPr>
          <w:lang w:val="en-GB"/>
        </w:rPr>
        <w:t xml:space="preserve">by </w:t>
      </w:r>
      <w:r w:rsidR="00480FE5">
        <w:rPr>
          <w:lang w:val="en-GB"/>
        </w:rPr>
        <w:t>estimat</w:t>
      </w:r>
      <w:r w:rsidR="00BA3283">
        <w:rPr>
          <w:lang w:val="en-GB"/>
        </w:rPr>
        <w:t>ing</w:t>
      </w:r>
      <w:r w:rsidR="00480FE5">
        <w:rPr>
          <w:lang w:val="en-GB"/>
        </w:rPr>
        <w:t xml:space="preserve"> future </w:t>
      </w:r>
      <w:r w:rsidR="00016F42">
        <w:rPr>
          <w:lang w:val="en-GB"/>
        </w:rPr>
        <w:t>direct CO</w:t>
      </w:r>
      <w:r w:rsidR="00016F42" w:rsidRPr="00016F42">
        <w:rPr>
          <w:vertAlign w:val="subscript"/>
          <w:lang w:val="en-GB"/>
        </w:rPr>
        <w:t>2</w:t>
      </w:r>
      <w:r w:rsidR="00016F42">
        <w:rPr>
          <w:lang w:val="en-GB"/>
        </w:rPr>
        <w:t xml:space="preserve"> </w:t>
      </w:r>
      <w:r w:rsidR="00480FE5">
        <w:rPr>
          <w:lang w:val="en-GB"/>
        </w:rPr>
        <w:t>emissions</w:t>
      </w:r>
      <w:r w:rsidR="00B66232">
        <w:rPr>
          <w:lang w:val="en-GB"/>
        </w:rPr>
        <w:t xml:space="preserve"> for</w:t>
      </w:r>
      <w:r w:rsidR="009E76B4">
        <w:rPr>
          <w:lang w:val="en-GB"/>
        </w:rPr>
        <w:t xml:space="preserve"> </w:t>
      </w:r>
      <w:r w:rsidR="00480FE5">
        <w:rPr>
          <w:lang w:val="en-GB"/>
        </w:rPr>
        <w:t xml:space="preserve">ten </w:t>
      </w:r>
      <w:r w:rsidR="00016F42">
        <w:rPr>
          <w:lang w:val="en-GB"/>
        </w:rPr>
        <w:t xml:space="preserve">power and ten steel </w:t>
      </w:r>
      <w:r w:rsidR="00480FE5">
        <w:rPr>
          <w:lang w:val="en-GB"/>
        </w:rPr>
        <w:t xml:space="preserve">companies. </w:t>
      </w:r>
      <w:r w:rsidR="00BA3283">
        <w:rPr>
          <w:lang w:val="en-GB"/>
        </w:rPr>
        <w:t>Second</w:t>
      </w:r>
      <w:r w:rsidR="00076788">
        <w:t>, we</w:t>
      </w:r>
      <w:r w:rsidR="009A198F">
        <w:t xml:space="preserve"> </w:t>
      </w:r>
      <w:r w:rsidR="00AB69FB">
        <w:t xml:space="preserve">estimate </w:t>
      </w:r>
      <w:r w:rsidR="00A20BB6">
        <w:t xml:space="preserve">the carbon budget overshoot for each company </w:t>
      </w:r>
      <w:r w:rsidR="00B63926">
        <w:t xml:space="preserve">using </w:t>
      </w:r>
      <w:r w:rsidR="005E20BB">
        <w:t xml:space="preserve">the </w:t>
      </w:r>
      <w:r w:rsidR="008301BD">
        <w:t>a</w:t>
      </w:r>
      <w:r w:rsidR="005E20BB">
        <w:t xml:space="preserve">bsolute </w:t>
      </w:r>
      <w:r w:rsidR="008301BD">
        <w:t>c</w:t>
      </w:r>
      <w:r w:rsidR="005E20BB">
        <w:t xml:space="preserve">ontraction </w:t>
      </w:r>
      <w:r w:rsidR="008301BD">
        <w:t>a</w:t>
      </w:r>
      <w:r w:rsidR="005E20BB">
        <w:t>pproach</w:t>
      </w:r>
      <w:r w:rsidR="00AB69FB">
        <w:t xml:space="preserve"> (ACA)</w:t>
      </w:r>
      <w:r w:rsidR="00A20BB6">
        <w:t>.</w:t>
      </w:r>
      <w:r w:rsidR="00016F42">
        <w:t xml:space="preserve"> </w:t>
      </w:r>
      <w:r w:rsidR="00016F42">
        <w:rPr>
          <w:lang w:val="en-GB"/>
        </w:rPr>
        <w:t>Third, we introduce a n</w:t>
      </w:r>
      <w:r w:rsidR="001E3390">
        <w:rPr>
          <w:lang w:val="en-GB"/>
        </w:rPr>
        <w:t xml:space="preserve">ovel </w:t>
      </w:r>
      <w:r w:rsidR="00016F42">
        <w:rPr>
          <w:lang w:val="en-GB"/>
        </w:rPr>
        <w:t xml:space="preserve">sector-specific assessment metric to capture the required reinvestment of high-emitting production equipment before 2030 to highlight short-term carbon lock-in risk. This metric is </w:t>
      </w:r>
      <w:r w:rsidR="00195CE2">
        <w:rPr>
          <w:lang w:val="en-GB"/>
        </w:rPr>
        <w:t>critical</w:t>
      </w:r>
      <w:r w:rsidR="00016F42">
        <w:rPr>
          <w:lang w:val="en-GB"/>
        </w:rPr>
        <w:t xml:space="preserve"> given t</w:t>
      </w:r>
      <w:r w:rsidR="00016F42">
        <w:t xml:space="preserve">he main decarbonization challenge in high-emitting sectors </w:t>
      </w:r>
      <w:r w:rsidR="0045144B">
        <w:t>is</w:t>
      </w:r>
      <w:r w:rsidR="00016F42">
        <w:t xml:space="preserve"> the committed emissions from existing and planned assets. In </w:t>
      </w:r>
      <w:r w:rsidR="004B1465">
        <w:t>fact</w:t>
      </w:r>
      <w:r w:rsidR="00016F42">
        <w:t>, what companies plan to do with high-emitting assets once they require substantial reinvestments determines their Paris alignment.</w:t>
      </w:r>
    </w:p>
    <w:p w14:paraId="08B81AFE" w14:textId="77777777" w:rsidR="00016F42" w:rsidRPr="002714EC" w:rsidRDefault="00016F42" w:rsidP="00484577"/>
    <w:p w14:paraId="11B4BEB4" w14:textId="0240B0E7" w:rsidR="00A84266" w:rsidRDefault="005F1FD3" w:rsidP="005963D6">
      <w:pPr>
        <w:pStyle w:val="Heading1"/>
        <w:ind w:firstLine="0"/>
      </w:pPr>
      <w:r>
        <w:t>Results</w:t>
      </w:r>
    </w:p>
    <w:p w14:paraId="3FBEB465" w14:textId="77777777" w:rsidR="0058377C" w:rsidRDefault="0058377C" w:rsidP="0058377C">
      <w:pPr>
        <w:ind w:firstLine="0"/>
      </w:pPr>
    </w:p>
    <w:p w14:paraId="2FE5495A" w14:textId="4C7D0731" w:rsidR="006968AF" w:rsidRPr="00E81133" w:rsidRDefault="005A03C5" w:rsidP="00992242">
      <w:pPr>
        <w:ind w:firstLine="0"/>
      </w:pPr>
      <w:r w:rsidRPr="00E81133">
        <w:t>Typically,</w:t>
      </w:r>
      <w:r w:rsidR="0058377C" w:rsidRPr="00E81133">
        <w:t xml:space="preserve"> Paris aligned decarbonization scenarios require a rapid decline of fossil fuel use and phas</w:t>
      </w:r>
      <w:r w:rsidR="00DB6B21" w:rsidRPr="00E81133">
        <w:t>e</w:t>
      </w:r>
      <w:r w:rsidR="00D2059F" w:rsidRPr="00E81133">
        <w:t xml:space="preserve"> </w:t>
      </w:r>
      <w:r w:rsidR="0058377C" w:rsidRPr="00E81133">
        <w:t xml:space="preserve">out of fossil </w:t>
      </w:r>
      <w:r w:rsidR="00D2059F" w:rsidRPr="00E81133">
        <w:t>fuel-based</w:t>
      </w:r>
      <w:r w:rsidR="0058377C" w:rsidRPr="00E81133">
        <w:t xml:space="preserve"> electricity generation</w:t>
      </w:r>
      <w:r w:rsidR="008C3AE8" w:rsidRPr="00E81133">
        <w:fldChar w:fldCharType="begin" w:fldLock="1"/>
      </w:r>
      <w:r w:rsidR="006203E8">
        <w:instrText>ADDIN CSL_CITATION {"citationItems":[{"id":"ITEM-1","itemData":{"author":[{"dropping-particle":"","family":"Clarke","given":"L.","non-dropping-particle":"","parse-names":false,"suffix":""},{"dropping-particle":"","family":"Wei","given":"Y.-M.","non-dropping-particle":"","parse-names":false,"suffix":""},{"dropping-particle":"","family":"Navarro","given":"A. De La Vega","non-dropping-particle":"","parse-names":false,"suffix":""},{"dropping-particle":"","family":"Garg","given":"A.","non-dropping-particle":"","parse-names":false,"suffix":""},{"dropping-particle":"","family":"Hahmann","given":"A.N.","non-dropping-particle":"","parse-names":false,"suffix":""},{"dropping-particle":"","family":"Khennas","given":"S.","non-dropping-particle":"","parse-names":false,"suffix":""},{"dropping-particle":"","family":"Azevedo","given":"I.M.L.","non-dropping-particle":"","parse-names":false,"suffix":""},{"dropping-particle":"","family":"Löschel","given":"A.","non-dropping-particle":"","parse-names":false,"suffix":""},{"dropping-particle":"","family":"Singh","given":"A.K.","non-dropping-particle":"","parse-names":false,"suffix":""},{"dropping-particle":"","family":"Steg","given":"L.","non-dropping-particle":"","parse-names":false,"suffix":""},{"dropping-particle":"","family":"G. Strbac","given":"K. Wada","non-dropping-particle":"","parse-names":false,"suffix":""}],"container-title":"IPCC, 2022: Climate Change 2022: Mitigation of Climate Change. Contribution of Working Group III to the Sixth Assessment Report of the Intergovernmental Panel on Climate Change","editor":[{"dropping-particle":"","family":"Shukla","given":"P.R.","non-dropping-particle":"","parse-names":false,"suffix":""},{"dropping-particle":"","family":"Skea","given":"J.","non-dropping-particle":"","parse-names":false,"suffix":""},{"dropping-particle":"","family":"Slade","given":"R.","non-dropping-particle":"","parse-names":false,"suffix":""},{"dropping-particle":"Al","family":"Khourdajie","given":"A.","non-dropping-particle":"","parse-names":false,"suffix":""},{"dropping-particle":"van","family":"Diemen","given":"R.","non-dropping-particle":"","parse-names":false,"suffix":""},{"dropping-particle":"","family":"McCollum","given":"D.","non-dropping-particle":"","parse-names":false,"suffix":""},{"dropping-particle":"","family":"Pathak","given":"M.","non-dropping-particle":"","parse-names":false,"suffix":""},{"dropping-particle":"","family":"Some","given":"S.","non-dropping-particle":"","parse-names":false,"suffix":""},{"dropping-particle":"","family":"Vyas","given":"P.","non-dropping-particle":"","parse-names":false,"suffix":""},{"dropping-particle":"","family":"Fradera","given":"R.","non-dropping-particle":"","parse-names":false,"suffix":""},{"dropping-particle":"","family":"Belkacemi","given":"M.","non-dropping-particle":"","parse-names":false,"suffix":""},{"dropping-particle":"","family":"Hasija","given":"A.","non-dropping-particle":"","parse-names":false,"suffix":""},{"dropping-particle":"","family":"Lisboa","given":"G.","non-dropping-particle":"","parse-names":false,"suffix":""},{"dropping-particle":"","family":"Luz","given":"S.","non-dropping-particle":"","parse-names":false,"suffix":""},{"dropping-particle":"","family":"Malley","given":"J.","non-dropping-particle":"","parse-names":false,"suffix":""}],"id":"ITEM-1","issued":{"date-parts":[["2022"]]},"publisher":"Cambridge University Press","publisher-place":"Cambridge, UK and New York, NY, USA","title":"Energy Systems","type":"chapter"},"uris":["http://www.mendeley.com/documents/?uuid=814f75ef-73f5-47e3-adf0-aa7f1a394e56"]}],"mendeley":{"formattedCitation":"&lt;sup&gt;31&lt;/sup&gt;","plainTextFormattedCitation":"31","previouslyFormattedCitation":"&lt;sup&gt;30&lt;/sup&gt;"},"properties":{"noteIndex":0},"schema":"https://github.com/citation-style-language/schema/raw/master/csl-citation.json"}</w:instrText>
      </w:r>
      <w:r w:rsidR="008C3AE8" w:rsidRPr="00E81133">
        <w:fldChar w:fldCharType="separate"/>
      </w:r>
      <w:r w:rsidR="006203E8" w:rsidRPr="006203E8">
        <w:rPr>
          <w:noProof/>
          <w:vertAlign w:val="superscript"/>
        </w:rPr>
        <w:t>31</w:t>
      </w:r>
      <w:r w:rsidR="008C3AE8" w:rsidRPr="00E81133">
        <w:fldChar w:fldCharType="end"/>
      </w:r>
      <w:r w:rsidR="0058377C" w:rsidRPr="00E81133">
        <w:t xml:space="preserve"> </w:t>
      </w:r>
      <w:r w:rsidR="008C3AE8" w:rsidRPr="00E81133">
        <w:t xml:space="preserve">and coal-based </w:t>
      </w:r>
      <w:r w:rsidR="00330CAF" w:rsidRPr="00E81133">
        <w:t>blast furnace (BF)</w:t>
      </w:r>
      <w:r w:rsidR="008C3AE8" w:rsidRPr="00E81133">
        <w:t xml:space="preserve">–blast </w:t>
      </w:r>
      <w:r w:rsidR="008C3AE8" w:rsidRPr="00E81133">
        <w:lastRenderedPageBreak/>
        <w:t xml:space="preserve">oxygen furnace (BOF) </w:t>
      </w:r>
      <w:r w:rsidR="0058377C" w:rsidRPr="00E81133">
        <w:t>crude steel production</w:t>
      </w:r>
      <w:r w:rsidR="000B2926" w:rsidRPr="00E81133">
        <w:t xml:space="preserve"> capacity</w:t>
      </w:r>
      <w:r w:rsidR="0058377C" w:rsidRPr="00E81133">
        <w:t>.</w:t>
      </w:r>
      <w:r w:rsidR="00F92B38" w:rsidRPr="00E81133">
        <w:fldChar w:fldCharType="begin" w:fldLock="1"/>
      </w:r>
      <w:r w:rsidR="006203E8">
        <w:instrText>ADDIN CSL_CITATION {"citationItems":[{"id":"ITEM-1","itemData":{"DOI":"10.1017/9781009157926.013","author":[{"dropping-particle":"","family":"Bashmakov","given":"I. A.","non-dropping-particle":"","parse-names":false,"suffix":""},{"dropping-particle":"","family":"Nilsson","given":"L.J.","non-dropping-particle":"","parse-names":false,"suffix":""},{"dropping-particle":"","family":"Acquaye","given":"A.","non-dropping-particle":"","parse-names":false,"suffix":""},{"dropping-particle":"","family":"Bataille","given":"C.","non-dropping-particle":"","parse-names":false,"suffix":""},{"dropping-particle":"","family":"Cullen","given":"J.M.","non-dropping-particle":"","parse-names":false,"suffix":""},{"dropping-particle":"","family":"la Rue du Can","given":"S.","non-dropping-particle":"de","parse-names":false,"suffix":""},{"dropping-particle":"","family":"Fischedick","given":"M.","non-dropping-particle":"","parse-names":false,"suffix":""},{"dropping-particle":"","family":"Geng","given":"Y.","non-dropping-particle":"","parse-names":false,"suffix":""},{"dropping-particle":"","family":"Tanaka","given":"K.","non-dropping-particle":"","parse-names":false,"suffix":""}],"container-title":"IPCC, 2022: Climate Change 2022: Mitigation of Climate Change. Contribution of Working Group III to the Sixth Assessment Report of the Intergovernmental Panel on Climate Change","editor":[{"dropping-particle":"","family":"Shukla","given":"P.R.","non-dropping-particle":"","parse-names":false,"suffix":""},{"dropping-particle":"","family":"Skea","given":"J.","non-dropping-particle":"","parse-names":false,"suffix":""},{"dropping-particle":"","family":"Slade","given":"R.","non-dropping-particle":"","parse-names":false,"suffix":""},{"dropping-particle":"Al","family":"Khourdajie","given":"A.","non-dropping-particle":"","parse-names":false,"suffix":""},{"dropping-particle":"van","family":"Diemen","given":"R.","non-dropping-particle":"","parse-names":false,"suffix":""},{"dropping-particle":"","family":"McCollum","given":"D.","non-dropping-particle":"","parse-names":false,"suffix":""},{"dropping-particle":"","family":"Pathak","given":"M.","non-dropping-particle":"","parse-names":false,"suffix":""},{"dropping-particle":"","family":"Some","given":"S.","non-dropping-particle":"","parse-names":false,"suffix":""},{"dropping-particle":"","family":"Vyas","given":"P.","non-dropping-particle":"","parse-names":false,"suffix":""},{"dropping-particle":"","family":"Fradera","given":"R.","non-dropping-particle":"","parse-names":false,"suffix":""},{"dropping-particle":"","family":"Belkacemi","given":"M.","non-dropping-particle":"","parse-names":false,"suffix":""},{"dropping-particle":"","family":"Hasija","given":"A.","non-dropping-particle":"","parse-names":false,"suffix":""},{"dropping-particle":"","family":"Lisboa","given":"G.","non-dropping-particle":"","parse-names":false,"suffix":""},{"dropping-particle":"","family":"Luz","given":"S.","non-dropping-particle":"","parse-names":false,"suffix":""},{"dropping-particle":"","family":"Malley","given":"J.","non-dropping-particle":"","parse-names":false,"suffix":""}],"id":"ITEM-1","issued":{"date-parts":[["2022"]]},"publisher":"Cambridge University Press","publisher-place":"Cambridge, UK and New York, NY, USA","title":"Industry","type":"chapter"},"uris":["http://www.mendeley.com/documents/?uuid=4d9b15b1-0f0b-48cb-9352-9b9dc3e056c3"]}],"mendeley":{"formattedCitation":"&lt;sup&gt;32&lt;/sup&gt;","plainTextFormattedCitation":"32","previouslyFormattedCitation":"&lt;sup&gt;31&lt;/sup&gt;"},"properties":{"noteIndex":0},"schema":"https://github.com/citation-style-language/schema/raw/master/csl-citation.json"}</w:instrText>
      </w:r>
      <w:r w:rsidR="00F92B38" w:rsidRPr="00E81133">
        <w:fldChar w:fldCharType="separate"/>
      </w:r>
      <w:r w:rsidR="006203E8" w:rsidRPr="006203E8">
        <w:rPr>
          <w:noProof/>
          <w:vertAlign w:val="superscript"/>
        </w:rPr>
        <w:t>32</w:t>
      </w:r>
      <w:r w:rsidR="00F92B38" w:rsidRPr="00E81133">
        <w:fldChar w:fldCharType="end"/>
      </w:r>
      <w:r w:rsidR="00D2059F" w:rsidRPr="00E81133">
        <w:t xml:space="preserve"> </w:t>
      </w:r>
      <w:r w:rsidR="00773A98">
        <w:t xml:space="preserve">While increasing energy and process related efficiency measures of existing production assets, as well as material efficiency and resulting final demand reduction represent significant levers to reduce emissions, those measures alone are not enough to reduce emissions as required by Paris-aligned </w:t>
      </w:r>
      <w:r w:rsidR="00146240">
        <w:t>transition pathways</w:t>
      </w:r>
      <w:r w:rsidR="00773A98">
        <w:t>.</w:t>
      </w:r>
      <w:r w:rsidR="00773A98">
        <w:fldChar w:fldCharType="begin" w:fldLock="1"/>
      </w:r>
      <w:r w:rsidR="006203E8">
        <w:instrText>ADDIN CSL_CITATION {"citationItems":[{"id":"ITEM-1","itemData":{"author":[{"dropping-particle":"","family":"Clarke","given":"L.","non-dropping-particle":"","parse-names":false,"suffix":""},{"dropping-particle":"","family":"Wei","given":"Y.-M.","non-dropping-particle":"","parse-names":false,"suffix":""},{"dropping-particle":"","family":"Navarro","given":"A. De La Vega","non-dropping-particle":"","parse-names":false,"suffix":""},{"dropping-particle":"","family":"Garg","given":"A.","non-dropping-particle":"","parse-names":false,"suffix":""},{"dropping-particle":"","family":"Hahmann","given":"A.N.","non-dropping-particle":"","parse-names":false,"suffix":""},{"dropping-particle":"","family":"Khennas","given":"S.","non-dropping-particle":"","parse-names":false,"suffix":""},{"dropping-particle":"","family":"Azevedo","given":"I.M.L.","non-dropping-particle":"","parse-names":false,"suffix":""},{"dropping-particle":"","family":"Löschel","given":"A.","non-dropping-particle":"","parse-names":false,"suffix":""},{"dropping-particle":"","family":"Singh","given":"A.K.","non-dropping-particle":"","parse-names":false,"suffix":""},{"dropping-particle":"","family":"Steg","given":"L.","non-dropping-particle":"","parse-names":false,"suffix":""},{"dropping-particle":"","family":"G. Strbac","given":"K. Wada","non-dropping-particle":"","parse-names":false,"suffix":""}],"container-title":"IPCC, 2022: Climate Change 2022: Mitigation of Climate Change. Contribution of Working Group III to the Sixth Assessment Report of the Intergovernmental Panel on Climate Change","editor":[{"dropping-particle":"","family":"Shukla","given":"P.R.","non-dropping-particle":"","parse-names":false,"suffix":""},{"dropping-particle":"","family":"Skea","given":"J.","non-dropping-particle":"","parse-names":false,"suffix":""},{"dropping-particle":"","family":"Slade","given":"R.","non-dropping-particle":"","parse-names":false,"suffix":""},{"dropping-particle":"Al","family":"Khourdajie","given":"A.","non-dropping-particle":"","parse-names":false,"suffix":""},{"dropping-particle":"van","family":"Diemen","given":"R.","non-dropping-particle":"","parse-names":false,"suffix":""},{"dropping-particle":"","family":"McCollum","given":"D.","non-dropping-particle":"","parse-names":false,"suffix":""},{"dropping-particle":"","family":"Pathak","given":"M.","non-dropping-particle":"","parse-names":false,"suffix":""},{"dropping-particle":"","family":"Some","given":"S.","non-dropping-particle":"","parse-names":false,"suffix":""},{"dropping-particle":"","family":"Vyas","given":"P.","non-dropping-particle":"","parse-names":false,"suffix":""},{"dropping-particle":"","family":"Fradera","given":"R.","non-dropping-particle":"","parse-names":false,"suffix":""},{"dropping-particle":"","family":"Belkacemi","given":"M.","non-dropping-particle":"","parse-names":false,"suffix":""},{"dropping-particle":"","family":"Hasija","given":"A.","non-dropping-particle":"","parse-names":false,"suffix":""},{"dropping-particle":"","family":"Lisboa","given":"G.","non-dropping-particle":"","parse-names":false,"suffix":""},{"dropping-particle":"","family":"Luz","given":"S.","non-dropping-particle":"","parse-names":false,"suffix":""},{"dropping-particle":"","family":"Malley","given":"J.","non-dropping-particle":"","parse-names":false,"suffix":""}],"id":"ITEM-1","issued":{"date-parts":[["2022"]]},"publisher":"Cambridge University Press","publisher-place":"Cambridge, UK and New York, NY, USA","title":"Energy Systems","type":"chapter"},"uris":["http://www.mendeley.com/documents/?uuid=814f75ef-73f5-47e3-adf0-aa7f1a394e56"]},{"id":"ITEM-2","itemData":{"DOI":"10.1017/9781009157926.013","author":[{"dropping-particle":"","family":"Bashmakov","given":"I. A.","non-dropping-particle":"","parse-names":false,"suffix":""},{"dropping-particle":"","family":"Nilsson","given":"L.J.","non-dropping-particle":"","parse-names":false,"suffix":""},{"dropping-particle":"","family":"Acquaye","given":"A.","non-dropping-particle":"","parse-names":false,"suffix":""},{"dropping-particle":"","family":"Bataille","given":"C.","non-dropping-particle":"","parse-names":false,"suffix":""},{"dropping-particle":"","family":"Cullen","given":"J.M.","non-dropping-particle":"","parse-names":false,"suffix":""},{"dropping-particle":"","family":"la Rue du Can","given":"S.","non-dropping-particle":"de","parse-names":false,"suffix":""},{"dropping-particle":"","family":"Fischedick","given":"M.","non-dropping-particle":"","parse-names":false,"suffix":""},{"dropping-particle":"","family":"Geng","given":"Y.","non-dropping-particle":"","parse-names":false,"suffix":""},{"dropping-particle":"","family":"Tanaka","given":"K.","non-dropping-particle":"","parse-names":false,"suffix":""}],"container-title":"IPCC, 2022: Climate Change 2022: Mitigation of Climate Change. Contribution of Working Group III to the Sixth Assessment Report of the Intergovernmental Panel on Climate Change","editor":[{"dropping-particle":"","family":"Shukla","given":"P.R.","non-dropping-particle":"","parse-names":false,"suffix":""},{"dropping-particle":"","family":"Skea","given":"J.","non-dropping-particle":"","parse-names":false,"suffix":""},{"dropping-particle":"","family":"Slade","given":"R.","non-dropping-particle":"","parse-names":false,"suffix":""},{"dropping-particle":"Al","family":"Khourdajie","given":"A.","non-dropping-particle":"","parse-names":false,"suffix":""},{"dropping-particle":"van","family":"Diemen","given":"R.","non-dropping-particle":"","parse-names":false,"suffix":""},{"dropping-particle":"","family":"McCollum","given":"D.","non-dropping-particle":"","parse-names":false,"suffix":""},{"dropping-particle":"","family":"Pathak","given":"M.","non-dropping-particle":"","parse-names":false,"suffix":""},{"dropping-particle":"","family":"Some","given":"S.","non-dropping-particle":"","parse-names":false,"suffix":""},{"dropping-particle":"","family":"Vyas","given":"P.","non-dropping-particle":"","parse-names":false,"suffix":""},{"dropping-particle":"","family":"Fradera","given":"R.","non-dropping-particle":"","parse-names":false,"suffix":""},{"dropping-particle":"","family":"Belkacemi","given":"M.","non-dropping-particle":"","parse-names":false,"suffix":""},{"dropping-particle":"","family":"Hasija","given":"A.","non-dropping-particle":"","parse-names":false,"suffix":""},{"dropping-particle":"","family":"Lisboa","given":"G.","non-dropping-particle":"","parse-names":false,"suffix":""},{"dropping-particle":"","family":"Luz","given":"S.","non-dropping-particle":"","parse-names":false,"suffix":""},{"dropping-particle":"","family":"Malley","given":"J.","non-dropping-particle":"","parse-names":false,"suffix":""}],"id":"ITEM-2","issued":{"date-parts":[["2022"]]},"publisher":"Cambridge University Press","publisher-place":"Cambridge, UK and New York, NY, USA","title":"Industry","type":"chapter"},"uris":["http://www.mendeley.com/documents/?uuid=4d9b15b1-0f0b-48cb-9352-9b9dc3e056c3"]}],"mendeley":{"formattedCitation":"&lt;sup&gt;31,32&lt;/sup&gt;","plainTextFormattedCitation":"31,32","previouslyFormattedCitation":"&lt;sup&gt;30,31&lt;/sup&gt;"},"properties":{"noteIndex":0},"schema":"https://github.com/citation-style-language/schema/raw/master/csl-citation.json"}</w:instrText>
      </w:r>
      <w:r w:rsidR="00773A98">
        <w:fldChar w:fldCharType="separate"/>
      </w:r>
      <w:r w:rsidR="006203E8" w:rsidRPr="006203E8">
        <w:rPr>
          <w:noProof/>
          <w:vertAlign w:val="superscript"/>
        </w:rPr>
        <w:t>31,32</w:t>
      </w:r>
      <w:r w:rsidR="00773A98">
        <w:fldChar w:fldCharType="end"/>
      </w:r>
      <w:r w:rsidR="00773A98">
        <w:t xml:space="preserve"> </w:t>
      </w:r>
      <w:r w:rsidR="00952AB7" w:rsidRPr="00E81133">
        <w:t>Therefore,</w:t>
      </w:r>
      <w:r w:rsidR="009208F3" w:rsidRPr="00E81133">
        <w:t xml:space="preserve"> switching from existing high-emitting </w:t>
      </w:r>
      <w:r w:rsidR="008301BD">
        <w:t xml:space="preserve">technologies </w:t>
      </w:r>
      <w:r w:rsidR="009208F3" w:rsidRPr="00E81133">
        <w:t xml:space="preserve">to </w:t>
      </w:r>
      <w:r w:rsidR="008301BD">
        <w:t xml:space="preserve">already </w:t>
      </w:r>
      <w:r w:rsidR="009208F3" w:rsidRPr="00E81133">
        <w:t xml:space="preserve">commercially available </w:t>
      </w:r>
      <w:r w:rsidR="008301BD">
        <w:t xml:space="preserve">low-carbon technologies </w:t>
      </w:r>
      <w:r w:rsidR="009208F3" w:rsidRPr="00E81133">
        <w:t>a</w:t>
      </w:r>
      <w:r w:rsidR="005E1589">
        <w:t>s well as developing and scaling</w:t>
      </w:r>
      <w:r w:rsidR="00221187">
        <w:t xml:space="preserve"> </w:t>
      </w:r>
      <w:r w:rsidR="005E1589">
        <w:t>new</w:t>
      </w:r>
      <w:r w:rsidR="009208F3" w:rsidRPr="00E81133">
        <w:t xml:space="preserve"> low-carbon production technologies </w:t>
      </w:r>
      <w:r w:rsidR="008301BD">
        <w:t xml:space="preserve">(that are </w:t>
      </w:r>
      <w:r w:rsidR="005E1589">
        <w:t xml:space="preserve">not </w:t>
      </w:r>
      <w:r w:rsidR="00221187">
        <w:t xml:space="preserve">yet </w:t>
      </w:r>
      <w:r w:rsidR="005E1589">
        <w:t>commercially available</w:t>
      </w:r>
      <w:r w:rsidR="008301BD">
        <w:t xml:space="preserve">) </w:t>
      </w:r>
      <w:r w:rsidR="005E1589">
        <w:t>are</w:t>
      </w:r>
      <w:r w:rsidR="009208F3" w:rsidRPr="00E81133">
        <w:t xml:space="preserve"> key decarbonization lever</w:t>
      </w:r>
      <w:r w:rsidR="005E1589">
        <w:t>s</w:t>
      </w:r>
      <w:r w:rsidR="009208F3" w:rsidRPr="00E81133">
        <w:t xml:space="preserve"> for companies in the power and steel sectors</w:t>
      </w:r>
      <w:r w:rsidR="009208F3" w:rsidRPr="00E81133">
        <w:fldChar w:fldCharType="begin" w:fldLock="1"/>
      </w:r>
      <w:r w:rsidR="006203E8">
        <w:instrText>ADDIN CSL_CITATION {"citationItems":[{"id":"ITEM-1","itemData":{"author":[{"dropping-particle":"","family":"IEA","given":"","non-dropping-particle":"","parse-names":false,"suffix":""}],"id":"ITEM-1","issued":{"date-parts":[["2023"]]},"title":"Net Zero Roadmap: A Global Pathway to keep the 1.5°C Goal in Reach (2023 Update)","type":"report"},"uris":["http://www.mendeley.com/documents/?uuid=458fe5d2-5923-46fd-969b-2510d029c0c4"]}],"mendeley":{"formattedCitation":"&lt;sup&gt;33&lt;/sup&gt;","plainTextFormattedCitation":"33","previouslyFormattedCitation":"&lt;sup&gt;32&lt;/sup&gt;"},"properties":{"noteIndex":0},"schema":"https://github.com/citation-style-language/schema/raw/master/csl-citation.json"}</w:instrText>
      </w:r>
      <w:r w:rsidR="009208F3" w:rsidRPr="00E81133">
        <w:fldChar w:fldCharType="separate"/>
      </w:r>
      <w:r w:rsidR="006203E8" w:rsidRPr="006203E8">
        <w:rPr>
          <w:noProof/>
          <w:vertAlign w:val="superscript"/>
        </w:rPr>
        <w:t>33</w:t>
      </w:r>
      <w:r w:rsidR="009208F3" w:rsidRPr="00E81133">
        <w:fldChar w:fldCharType="end"/>
      </w:r>
      <w:r w:rsidR="009208F3" w:rsidRPr="00E81133">
        <w:t xml:space="preserve"> and regularly features in corporate TPs. </w:t>
      </w:r>
      <w:r w:rsidR="00011C6D" w:rsidRPr="00E81133">
        <w:t>This is reinforced by the uncertaint</w:t>
      </w:r>
      <w:r w:rsidR="00146240">
        <w:t>ies</w:t>
      </w:r>
      <w:r w:rsidR="00011C6D" w:rsidRPr="00E81133">
        <w:t xml:space="preserve"> surrounding the development and scal</w:t>
      </w:r>
      <w:r w:rsidR="00B90BF2" w:rsidRPr="00E81133">
        <w:t>ing up</w:t>
      </w:r>
      <w:r w:rsidR="00011C6D" w:rsidRPr="00E81133">
        <w:t xml:space="preserve"> of carbon capture, utilization and storage (CCUS) technologies which </w:t>
      </w:r>
      <w:r w:rsidR="00A64E53" w:rsidRPr="00E81133">
        <w:t xml:space="preserve">still suffer from technological </w:t>
      </w:r>
      <w:r w:rsidR="0059344F" w:rsidRPr="00E81133">
        <w:t xml:space="preserve">and storage-related </w:t>
      </w:r>
      <w:r w:rsidR="00A64E53" w:rsidRPr="00E81133">
        <w:t>uncertainties</w:t>
      </w:r>
      <w:r w:rsidR="0059344F" w:rsidRPr="00E81133">
        <w:fldChar w:fldCharType="begin" w:fldLock="1"/>
      </w:r>
      <w:r w:rsidR="006203E8">
        <w:instrText>ADDIN CSL_CITATION {"citationItems":[{"id":"ITEM-1","itemData":{"DOI":"10.1038/s41558-021-01175-7","ISBN":"4155802101175","ISSN":"17586798","abstract":"Grand hopes exist that carbon capture and storage can have a major decarbonization role at global, regional and sectoral scales. Those hopes rest on the narrative that an abundance of geological storage opportunity is available to meet all needs. In this Perspective, we present the contrasting view that deep uncertainty over the sustainable injection rate at any given location will constrain the pace and scale of carbon capture and storage deployment. Although such constraints will probably have implications in most world regions, they may be particularly relevant in major developing Asian economies. To minimize the risk that these constraints pose to the decarbonization imperative, we discuss steps that are urgently needed to evaluate, plan for and reduce the uncertainty over CO2 storage prospects.","author":[{"dropping-particle":"","family":"Lane","given":"Joe","non-dropping-particle":"","parse-names":false,"suffix":""},{"dropping-particle":"","family":"Greig","given":"Chris","non-dropping-particle":"","parse-names":false,"suffix":""},{"dropping-particle":"","family":"Garnett","given":"Andrew","non-dropping-particle":"","parse-names":false,"suffix":""}],"container-title":"Nature Climate Change","id":"ITEM-1","issue":"11","issued":{"date-parts":[["2021"]]},"page":"925-936","publisher":"Springer US","title":"Uncertain storage prospects create a conundrum for carbon capture and storage ambitions","type":"article-journal","volume":"11"},"uris":["http://www.mendeley.com/documents/?uuid=7d2646e3-a87f-4a9d-bb63-a113dc31ad52"]}],"mendeley":{"formattedCitation":"&lt;sup&gt;34&lt;/sup&gt;","plainTextFormattedCitation":"34","previouslyFormattedCitation":"&lt;sup&gt;33&lt;/sup&gt;"},"properties":{"noteIndex":0},"schema":"https://github.com/citation-style-language/schema/raw/master/csl-citation.json"}</w:instrText>
      </w:r>
      <w:r w:rsidR="0059344F" w:rsidRPr="00E81133">
        <w:fldChar w:fldCharType="separate"/>
      </w:r>
      <w:r w:rsidR="006203E8" w:rsidRPr="006203E8">
        <w:rPr>
          <w:noProof/>
          <w:vertAlign w:val="superscript"/>
        </w:rPr>
        <w:t>34</w:t>
      </w:r>
      <w:r w:rsidR="0059344F" w:rsidRPr="00E81133">
        <w:fldChar w:fldCharType="end"/>
      </w:r>
      <w:r w:rsidR="00A64E53" w:rsidRPr="00E81133">
        <w:t xml:space="preserve"> and </w:t>
      </w:r>
      <w:r w:rsidR="00D55FF8" w:rsidRPr="00E81133">
        <w:t xml:space="preserve">are </w:t>
      </w:r>
      <w:r w:rsidR="00011C6D" w:rsidRPr="00E81133">
        <w:t xml:space="preserve">currently far behind the capacity </w:t>
      </w:r>
      <w:r w:rsidR="00A64E53" w:rsidRPr="00E81133">
        <w:t xml:space="preserve">expansion </w:t>
      </w:r>
      <w:r w:rsidR="00011C6D" w:rsidRPr="00E81133">
        <w:t>trajectories built in most decarbonization scenarios.</w:t>
      </w:r>
      <w:r w:rsidR="0059344F" w:rsidRPr="00E81133">
        <w:fldChar w:fldCharType="begin" w:fldLock="1"/>
      </w:r>
      <w:r w:rsidR="006203E8">
        <w:instrText>ADDIN CSL_CITATION {"citationItems":[{"id":"ITEM-1","itemData":{"author":[{"dropping-particle":"","family":"IEA","given":"","non-dropping-particle":"","parse-names":false,"suffix":""}],"id":"ITEM-1","issued":{"date-parts":[["2024"]]},"title":"Carbon Capture, Utilisation and Storage","type":"report"},"uris":["http://www.mendeley.com/documents/?uuid=be3e5f05-fda3-4a30-a822-4a7daf1cdb5f"]},{"id":"ITEM-2","itemData":{"author":[{"dropping-particle":"","family":"Nicholas","given":"Simon","non-dropping-particle":"","parse-names":false,"suffix":""},{"dropping-particle":"","family":"Basirat","given":"Soroush","non-dropping-particle":"","parse-names":false,"suffix":""}],"id":"ITEM-2","issued":{"date-parts":[["2024"]]},"title":"Carbon capture for steel?","type":"report"},"uris":["http://www.mendeley.com/documents/?uuid=98f58f18-8dec-4b3a-9d31-d9503135b0ef"]}],"mendeley":{"formattedCitation":"&lt;sup&gt;35,36&lt;/sup&gt;","plainTextFormattedCitation":"35,36","previouslyFormattedCitation":"&lt;sup&gt;34,35&lt;/sup&gt;"},"properties":{"noteIndex":0},"schema":"https://github.com/citation-style-language/schema/raw/master/csl-citation.json"}</w:instrText>
      </w:r>
      <w:r w:rsidR="0059344F" w:rsidRPr="00E81133">
        <w:fldChar w:fldCharType="separate"/>
      </w:r>
      <w:r w:rsidR="006203E8" w:rsidRPr="006203E8">
        <w:rPr>
          <w:noProof/>
          <w:vertAlign w:val="superscript"/>
        </w:rPr>
        <w:t>35,36</w:t>
      </w:r>
      <w:r w:rsidR="0059344F" w:rsidRPr="00E81133">
        <w:fldChar w:fldCharType="end"/>
      </w:r>
      <w:r w:rsidR="000967DF">
        <w:t xml:space="preserve"> </w:t>
      </w:r>
    </w:p>
    <w:p w14:paraId="6CBEBA36" w14:textId="0C22A12D" w:rsidR="003573F6" w:rsidRPr="00AD21A6" w:rsidRDefault="00987D8D" w:rsidP="00151AC1">
      <w:r w:rsidRPr="00AD21A6">
        <w:t xml:space="preserve">The power and steel </w:t>
      </w:r>
      <w:r w:rsidR="009208F3" w:rsidRPr="00AD21A6">
        <w:t>sectors</w:t>
      </w:r>
      <w:r w:rsidRPr="00AD21A6">
        <w:t xml:space="preserve"> have different</w:t>
      </w:r>
      <w:r w:rsidR="009208F3" w:rsidRPr="00AD21A6">
        <w:t xml:space="preserve"> options </w:t>
      </w:r>
      <w:r w:rsidR="0059344F" w:rsidRPr="00AD21A6">
        <w:t>to switch production technology to reduce CO</w:t>
      </w:r>
      <w:r w:rsidR="0059344F" w:rsidRPr="00AD21A6">
        <w:rPr>
          <w:vertAlign w:val="subscript"/>
        </w:rPr>
        <w:t>2</w:t>
      </w:r>
      <w:r w:rsidR="0059344F" w:rsidRPr="00AD21A6">
        <w:t xml:space="preserve"> emissions</w:t>
      </w:r>
      <w:r w:rsidR="009208F3" w:rsidRPr="00AD21A6">
        <w:t xml:space="preserve">. </w:t>
      </w:r>
      <w:r w:rsidR="006828D4" w:rsidRPr="00AD21A6">
        <w:t xml:space="preserve">In the power sector, </w:t>
      </w:r>
      <w:r w:rsidR="006968AF" w:rsidRPr="00AD21A6">
        <w:t>decarbonizing power supply</w:t>
      </w:r>
      <w:r w:rsidR="006828D4" w:rsidRPr="00AD21A6">
        <w:t xml:space="preserve"> requires electric utilities to switch from </w:t>
      </w:r>
      <w:r w:rsidR="006968AF" w:rsidRPr="00AD21A6">
        <w:t>thermal coal,</w:t>
      </w:r>
      <w:r w:rsidR="00D2059F" w:rsidRPr="00AD21A6">
        <w:t xml:space="preserve"> </w:t>
      </w:r>
      <w:r w:rsidR="006968AF" w:rsidRPr="00AD21A6">
        <w:t xml:space="preserve">natural </w:t>
      </w:r>
      <w:r w:rsidR="00D2059F" w:rsidRPr="00AD21A6">
        <w:t xml:space="preserve">gas, </w:t>
      </w:r>
      <w:r w:rsidR="006968AF" w:rsidRPr="00AD21A6">
        <w:t xml:space="preserve">and </w:t>
      </w:r>
      <w:r w:rsidR="00D2059F" w:rsidRPr="00AD21A6">
        <w:t xml:space="preserve">oil </w:t>
      </w:r>
      <w:r w:rsidR="006968AF" w:rsidRPr="00AD21A6">
        <w:t>based to renewable electricity generation</w:t>
      </w:r>
      <w:r w:rsidR="00D2059F" w:rsidRPr="00AD21A6">
        <w:t>, with electricity storage infrastructure as an important enabling system-wide condition.</w:t>
      </w:r>
      <w:r w:rsidR="00CB4488" w:rsidRPr="00AD21A6">
        <w:fldChar w:fldCharType="begin" w:fldLock="1"/>
      </w:r>
      <w:r w:rsidR="006203E8">
        <w:instrText>ADDIN CSL_CITATION {"citationItems":[{"id":"ITEM-1","itemData":{"author":[{"dropping-particle":"","family":"Clarke","given":"L.","non-dropping-particle":"","parse-names":false,"suffix":""},{"dropping-particle":"","family":"Wei","given":"Y.-M.","non-dropping-particle":"","parse-names":false,"suffix":""},{"dropping-particle":"","family":"Navarro","given":"A. De La Vega","non-dropping-particle":"","parse-names":false,"suffix":""},{"dropping-particle":"","family":"Garg","given":"A.","non-dropping-particle":"","parse-names":false,"suffix":""},{"dropping-particle":"","family":"Hahmann","given":"A.N.","non-dropping-particle":"","parse-names":false,"suffix":""},{"dropping-particle":"","family":"Khennas","given":"S.","non-dropping-particle":"","parse-names":false,"suffix":""},{"dropping-particle":"","family":"Azevedo","given":"I.M.L.","non-dropping-particle":"","parse-names":false,"suffix":""},{"dropping-particle":"","family":"Löschel","given":"A.","non-dropping-particle":"","parse-names":false,"suffix":""},{"dropping-particle":"","family":"Singh","given":"A.K.","non-dropping-particle":"","parse-names":false,"suffix":""},{"dropping-particle":"","family":"Steg","given":"L.","non-dropping-particle":"","parse-names":false,"suffix":""},{"dropping-particle":"","family":"G. Strbac","given":"K. Wada","non-dropping-particle":"","parse-names":false,"suffix":""}],"container-title":"IPCC, 2022: Climate Change 2022: Mitigation of Climate Change. Contribution of Working Group III to the Sixth Assessment Report of the Intergovernmental Panel on Climate Change","editor":[{"dropping-particle":"","family":"Shukla","given":"P.R.","non-dropping-particle":"","parse-names":false,"suffix":""},{"dropping-particle":"","family":"Skea","given":"J.","non-dropping-particle":"","parse-names":false,"suffix":""},{"dropping-particle":"","family":"Slade","given":"R.","non-dropping-particle":"","parse-names":false,"suffix":""},{"dropping-particle":"Al","family":"Khourdajie","given":"A.","non-dropping-particle":"","parse-names":false,"suffix":""},{"dropping-particle":"van","family":"Diemen","given":"R.","non-dropping-particle":"","parse-names":false,"suffix":""},{"dropping-particle":"","family":"McCollum","given":"D.","non-dropping-particle":"","parse-names":false,"suffix":""},{"dropping-particle":"","family":"Pathak","given":"M.","non-dropping-particle":"","parse-names":false,"suffix":""},{"dropping-particle":"","family":"Some","given":"S.","non-dropping-particle":"","parse-names":false,"suffix":""},{"dropping-particle":"","family":"Vyas","given":"P.","non-dropping-particle":"","parse-names":false,"suffix":""},{"dropping-particle":"","family":"Fradera","given":"R.","non-dropping-particle":"","parse-names":false,"suffix":""},{"dropping-particle":"","family":"Belkacemi","given":"M.","non-dropping-particle":"","parse-names":false,"suffix":""},{"dropping-particle":"","family":"Hasija","given":"A.","non-dropping-particle":"","parse-names":false,"suffix":""},{"dropping-particle":"","family":"Lisboa","given":"G.","non-dropping-particle":"","parse-names":false,"suffix":""},{"dropping-particle":"","family":"Luz","given":"S.","non-dropping-particle":"","parse-names":false,"suffix":""},{"dropping-particle":"","family":"Malley","given":"J.","non-dropping-particle":"","parse-names":false,"suffix":""}],"id":"ITEM-1","issued":{"date-parts":[["2022"]]},"publisher":"Cambridge University Press","publisher-place":"Cambridge, UK and New York, NY, USA","title":"Energy Systems","type":"chapter"},"uris":["http://www.mendeley.com/documents/?uuid=814f75ef-73f5-47e3-adf0-aa7f1a394e56"]},{"id":"ITEM-2","itemData":{"author":[{"dropping-particle":"","family":"IEA","given":"","non-dropping-particle":"","parse-names":false,"suffix":""}],"id":"ITEM-2","issued":{"date-parts":[["2023"]]},"title":"Net Zero Roadmap: A Global Pathway to keep the 1.5°C Goal in Reach (2023 Update)","type":"report"},"uris":["http://www.mendeley.com/documents/?uuid=458fe5d2-5923-46fd-969b-2510d029c0c4"]}],"mendeley":{"formattedCitation":"&lt;sup&gt;31,33&lt;/sup&gt;","plainTextFormattedCitation":"31,33","previouslyFormattedCitation":"&lt;sup&gt;30,32&lt;/sup&gt;"},"properties":{"noteIndex":0},"schema":"https://github.com/citation-style-language/schema/raw/master/csl-citation.json"}</w:instrText>
      </w:r>
      <w:r w:rsidR="00CB4488" w:rsidRPr="00AD21A6">
        <w:fldChar w:fldCharType="separate"/>
      </w:r>
      <w:r w:rsidR="006203E8" w:rsidRPr="006203E8">
        <w:rPr>
          <w:noProof/>
          <w:vertAlign w:val="superscript"/>
        </w:rPr>
        <w:t>31,33</w:t>
      </w:r>
      <w:r w:rsidR="00CB4488" w:rsidRPr="00AD21A6">
        <w:fldChar w:fldCharType="end"/>
      </w:r>
      <w:r w:rsidR="00024342" w:rsidRPr="00AD21A6">
        <w:t xml:space="preserve"> </w:t>
      </w:r>
      <w:r w:rsidR="006968AF" w:rsidRPr="00AD21A6">
        <w:t>In the steel sector, decreasing emissions requires steel companies to switch from</w:t>
      </w:r>
      <w:r w:rsidR="0050718F" w:rsidRPr="00AD21A6">
        <w:t xml:space="preserve"> primary crude steel production</w:t>
      </w:r>
      <w:r w:rsidR="006968AF" w:rsidRPr="00AD21A6">
        <w:t xml:space="preserve"> </w:t>
      </w:r>
      <w:r w:rsidR="0050718F" w:rsidRPr="00AD21A6">
        <w:t xml:space="preserve">via the </w:t>
      </w:r>
      <w:r w:rsidR="00B90BF2" w:rsidRPr="00AD21A6">
        <w:t xml:space="preserve">high emitting </w:t>
      </w:r>
      <w:r w:rsidR="0050718F" w:rsidRPr="00AD21A6">
        <w:t xml:space="preserve">coal-based </w:t>
      </w:r>
      <w:r w:rsidR="006968AF" w:rsidRPr="00AD21A6">
        <w:t>BF–BOF</w:t>
      </w:r>
      <w:r w:rsidR="008C3AE8" w:rsidRPr="00AD21A6">
        <w:t xml:space="preserve"> </w:t>
      </w:r>
      <w:r w:rsidR="006968AF" w:rsidRPr="00AD21A6">
        <w:t xml:space="preserve">route to </w:t>
      </w:r>
      <w:r w:rsidR="0050718F" w:rsidRPr="00AD21A6">
        <w:t>the</w:t>
      </w:r>
      <w:r w:rsidR="000C43E1" w:rsidRPr="00AD21A6">
        <w:t xml:space="preserve"> direct reduced iron </w:t>
      </w:r>
      <w:r w:rsidR="00B90BF2" w:rsidRPr="00AD21A6">
        <w:t>(DRI)–electric arc furnace (EAF) route</w:t>
      </w:r>
      <w:r w:rsidR="003573F6" w:rsidRPr="00AD21A6">
        <w:t xml:space="preserve"> (DRI-EAF) </w:t>
      </w:r>
      <w:r w:rsidR="000C43E1" w:rsidRPr="00AD21A6">
        <w:t xml:space="preserve">as well as </w:t>
      </w:r>
      <w:r w:rsidR="00B90BF2" w:rsidRPr="00AD21A6">
        <w:t xml:space="preserve">to </w:t>
      </w:r>
      <w:r w:rsidR="006968AF" w:rsidRPr="00AD21A6">
        <w:t xml:space="preserve">secondary production </w:t>
      </w:r>
      <w:r w:rsidR="00D76A51" w:rsidRPr="00AD21A6">
        <w:t xml:space="preserve">to recycle steel scrap </w:t>
      </w:r>
      <w:r w:rsidR="006968AF" w:rsidRPr="00AD21A6">
        <w:t xml:space="preserve">via </w:t>
      </w:r>
      <w:r w:rsidR="00B90BF2" w:rsidRPr="00AD21A6">
        <w:t>EAF route</w:t>
      </w:r>
      <w:r w:rsidR="00D76A51" w:rsidRPr="00AD21A6">
        <w:t xml:space="preserve"> (scrap-EAF)</w:t>
      </w:r>
      <w:r w:rsidR="006968AF" w:rsidRPr="00AD21A6">
        <w:t>.</w:t>
      </w:r>
      <w:r w:rsidR="00B90BF2" w:rsidRPr="00AD21A6">
        <w:fldChar w:fldCharType="begin" w:fldLock="1"/>
      </w:r>
      <w:r w:rsidR="006203E8">
        <w:instrText>ADDIN CSL_CITATION {"citationItems":[{"id":"ITEM-1","itemData":{"DOI":"10.1017/9781009157926.013","author":[{"dropping-particle":"","family":"Bashmakov","given":"I. A.","non-dropping-particle":"","parse-names":false,"suffix":""},{"dropping-particle":"","family":"Nilsson","given":"L.J.","non-dropping-particle":"","parse-names":false,"suffix":""},{"dropping-particle":"","family":"Acquaye","given":"A.","non-dropping-particle":"","parse-names":false,"suffix":""},{"dropping-particle":"","family":"Bataille","given":"C.","non-dropping-particle":"","parse-names":false,"suffix":""},{"dropping-particle":"","family":"Cullen","given":"J.M.","non-dropping-particle":"","parse-names":false,"suffix":""},{"dropping-particle":"","family":"la Rue du Can","given":"S.","non-dropping-particle":"de","parse-names":false,"suffix":""},{"dropping-particle":"","family":"Fischedick","given":"M.","non-dropping-particle":"","parse-names":false,"suffix":""},{"dropping-particle":"","family":"Geng","given":"Y.","non-dropping-particle":"","parse-names":false,"suffix":""},{"dropping-particle":"","family":"Tanaka","given":"K.","non-dropping-particle":"","parse-names":false,"suffix":""}],"container-title":"IPCC, 2022: Climate Change 2022: Mitigation of Climate Change. Contribution of Working Group III to the Sixth Assessment Report of the Intergovernmental Panel on Climate Change","editor":[{"dropping-particle":"","family":"Shukla","given":"P.R.","non-dropping-particle":"","parse-names":false,"suffix":""},{"dropping-particle":"","family":"Skea","given":"J.","non-dropping-particle":"","parse-names":false,"suffix":""},{"dropping-particle":"","family":"Slade","given":"R.","non-dropping-particle":"","parse-names":false,"suffix":""},{"dropping-particle":"Al","family":"Khourdajie","given":"A.","non-dropping-particle":"","parse-names":false,"suffix":""},{"dropping-particle":"van","family":"Diemen","given":"R.","non-dropping-particle":"","parse-names":false,"suffix":""},{"dropping-particle":"","family":"McCollum","given":"D.","non-dropping-particle":"","parse-names":false,"suffix":""},{"dropping-particle":"","family":"Pathak","given":"M.","non-dropping-particle":"","parse-names":false,"suffix":""},{"dropping-particle":"","family":"Some","given":"S.","non-dropping-particle":"","parse-names":false,"suffix":""},{"dropping-particle":"","family":"Vyas","given":"P.","non-dropping-particle":"","parse-names":false,"suffix":""},{"dropping-particle":"","family":"Fradera","given":"R.","non-dropping-particle":"","parse-names":false,"suffix":""},{"dropping-particle":"","family":"Belkacemi","given":"M.","non-dropping-particle":"","parse-names":false,"suffix":""},{"dropping-particle":"","family":"Hasija","given":"A.","non-dropping-particle":"","parse-names":false,"suffix":""},{"dropping-particle":"","family":"Lisboa","given":"G.","non-dropping-particle":"","parse-names":false,"suffix":""},{"dropping-particle":"","family":"Luz","given":"S.","non-dropping-particle":"","parse-names":false,"suffix":""},{"dropping-particle":"","family":"Malley","given":"J.","non-dropping-particle":"","parse-names":false,"suffix":""}],"id":"ITEM-1","issued":{"date-parts":[["2022"]]},"publisher":"Cambridge University Press","publisher-place":"Cambridge, UK and New York, NY, USA","title":"Industry","type":"chapter"},"uris":["http://www.mendeley.com/documents/?uuid=4d9b15b1-0f0b-48cb-9352-9b9dc3e056c3"]},{"id":"ITEM-2","itemData":{"author":[{"dropping-particle":"","family":"IEA","given":"","non-dropping-particle":"","parse-names":false,"suffix":""}],"id":"ITEM-2","issued":{"date-parts":[["2023"]]},"title":"Net Zero Roadmap: A Global Pathway to keep the 1.5°C Goal in Reach (2023 Update)","type":"report"},"uris":["http://www.mendeley.com/documents/?uuid=458fe5d2-5923-46fd-969b-2510d029c0c4"]}],"mendeley":{"formattedCitation":"&lt;sup&gt;32,33&lt;/sup&gt;","plainTextFormattedCitation":"32,33","previouslyFormattedCitation":"&lt;sup&gt;31,32&lt;/sup&gt;"},"properties":{"noteIndex":0},"schema":"https://github.com/citation-style-language/schema/raw/master/csl-citation.json"}</w:instrText>
      </w:r>
      <w:r w:rsidR="00B90BF2" w:rsidRPr="00AD21A6">
        <w:fldChar w:fldCharType="separate"/>
      </w:r>
      <w:r w:rsidR="006203E8" w:rsidRPr="006203E8">
        <w:rPr>
          <w:noProof/>
          <w:vertAlign w:val="superscript"/>
        </w:rPr>
        <w:t>32,33</w:t>
      </w:r>
      <w:r w:rsidR="00B90BF2" w:rsidRPr="00AD21A6">
        <w:fldChar w:fldCharType="end"/>
      </w:r>
      <w:r w:rsidR="006968AF" w:rsidRPr="00AD21A6">
        <w:t xml:space="preserve"> </w:t>
      </w:r>
      <w:r w:rsidR="00D76A51" w:rsidRPr="00AD21A6">
        <w:t xml:space="preserve">In 2022, </w:t>
      </w:r>
      <w:r w:rsidR="00D2059F" w:rsidRPr="00AD21A6">
        <w:t xml:space="preserve">BF-BOF </w:t>
      </w:r>
      <w:r w:rsidR="00011C6D" w:rsidRPr="00AD21A6">
        <w:t xml:space="preserve">production </w:t>
      </w:r>
      <w:r w:rsidR="00D2059F" w:rsidRPr="00AD21A6">
        <w:t>account</w:t>
      </w:r>
      <w:r w:rsidR="003573F6" w:rsidRPr="00AD21A6">
        <w:t>ed</w:t>
      </w:r>
      <w:r w:rsidR="00D2059F" w:rsidRPr="00AD21A6">
        <w:t xml:space="preserve"> for </w:t>
      </w:r>
      <w:r w:rsidR="006968AF" w:rsidRPr="00AD21A6">
        <w:t>7</w:t>
      </w:r>
      <w:r w:rsidR="003573F6" w:rsidRPr="00AD21A6">
        <w:t>2</w:t>
      </w:r>
      <w:r w:rsidR="00D2059F" w:rsidRPr="00AD21A6">
        <w:t xml:space="preserve">% of global crude steel production </w:t>
      </w:r>
      <w:r w:rsidR="00C13077" w:rsidRPr="00AD21A6">
        <w:t>output</w:t>
      </w:r>
      <w:r w:rsidR="003573F6" w:rsidRPr="00AD21A6">
        <w:t xml:space="preserve">, </w:t>
      </w:r>
      <w:r w:rsidR="00D76A51" w:rsidRPr="00AD21A6">
        <w:t>while</w:t>
      </w:r>
      <w:r w:rsidR="00011C6D" w:rsidRPr="00AD21A6">
        <w:t xml:space="preserve"> </w:t>
      </w:r>
      <w:r w:rsidR="00D76A51" w:rsidRPr="00AD21A6">
        <w:t>scrap-</w:t>
      </w:r>
      <w:r w:rsidR="00011C6D" w:rsidRPr="00AD21A6">
        <w:t>EAF</w:t>
      </w:r>
      <w:r w:rsidR="003573F6" w:rsidRPr="00AD21A6">
        <w:t xml:space="preserve"> </w:t>
      </w:r>
      <w:r w:rsidR="00D76A51" w:rsidRPr="00AD21A6">
        <w:t xml:space="preserve">and DRI-EAF </w:t>
      </w:r>
      <w:r w:rsidR="003573F6" w:rsidRPr="00AD21A6">
        <w:t>route</w:t>
      </w:r>
      <w:r w:rsidR="00D76A51" w:rsidRPr="00AD21A6">
        <w:t>s</w:t>
      </w:r>
      <w:r w:rsidR="00011C6D" w:rsidRPr="00AD21A6">
        <w:t xml:space="preserve"> account</w:t>
      </w:r>
      <w:r w:rsidR="003573F6" w:rsidRPr="00AD21A6">
        <w:t>ed</w:t>
      </w:r>
      <w:r w:rsidR="00011C6D" w:rsidRPr="00AD21A6">
        <w:t xml:space="preserve"> for </w:t>
      </w:r>
      <w:r w:rsidR="00D76A51" w:rsidRPr="00AD21A6">
        <w:t>23</w:t>
      </w:r>
      <w:r w:rsidR="00011C6D" w:rsidRPr="00AD21A6">
        <w:t xml:space="preserve">% </w:t>
      </w:r>
      <w:r w:rsidR="00D76A51" w:rsidRPr="00AD21A6">
        <w:t xml:space="preserve">and 5% </w:t>
      </w:r>
      <w:r w:rsidR="00011C6D" w:rsidRPr="00AD21A6">
        <w:t xml:space="preserve">of </w:t>
      </w:r>
      <w:r w:rsidR="00D76A51" w:rsidRPr="00AD21A6">
        <w:t>crude steel produced, respectively.</w:t>
      </w:r>
      <w:r w:rsidR="009A2CF8" w:rsidRPr="00AD21A6">
        <w:fldChar w:fldCharType="begin" w:fldLock="1"/>
      </w:r>
      <w:r w:rsidR="006203E8">
        <w:instrText>ADDIN CSL_CITATION {"citationItems":[{"id":"ITEM-1","itemData":{"author":[{"dropping-particle":"","family":"World Steel Association","given":"","non-dropping-particle":"","parse-names":false,"suffix":""}],"id":"ITEM-1","issued":{"date-parts":[["2022"]]},"title":"World Steel in Figures 2022","type":"report"},"uris":["http://www.mendeley.com/documents/?uuid=b3eae4d1-1530-4bd8-b6e6-58f1d7cc1cd9"]}],"mendeley":{"formattedCitation":"&lt;sup&gt;37&lt;/sup&gt;","plainTextFormattedCitation":"37","previouslyFormattedCitation":"&lt;sup&gt;36&lt;/sup&gt;"},"properties":{"noteIndex":0},"schema":"https://github.com/citation-style-language/schema/raw/master/csl-citation.json"}</w:instrText>
      </w:r>
      <w:r w:rsidR="009A2CF8" w:rsidRPr="00AD21A6">
        <w:fldChar w:fldCharType="separate"/>
      </w:r>
      <w:r w:rsidR="006203E8" w:rsidRPr="006203E8">
        <w:rPr>
          <w:noProof/>
          <w:vertAlign w:val="superscript"/>
        </w:rPr>
        <w:t>37</w:t>
      </w:r>
      <w:r w:rsidR="009A2CF8" w:rsidRPr="00AD21A6">
        <w:fldChar w:fldCharType="end"/>
      </w:r>
      <w:r w:rsidR="009A2CF8" w:rsidRPr="00AD21A6">
        <w:t xml:space="preserve"> Switching from BF-BOF to natural gas-based DRI-EAF (NG-DRI-EAF) can reduce CO</w:t>
      </w:r>
      <w:r w:rsidR="009A2CF8" w:rsidRPr="00AD21A6">
        <w:rPr>
          <w:vertAlign w:val="subscript"/>
        </w:rPr>
        <w:t>2</w:t>
      </w:r>
      <w:r w:rsidR="009A2CF8" w:rsidRPr="00AD21A6">
        <w:t xml:space="preserve"> emission intensity on average from 2.</w:t>
      </w:r>
      <w:r w:rsidR="00412D5B" w:rsidRPr="00AD21A6">
        <w:t>2</w:t>
      </w:r>
      <w:r w:rsidR="009A2CF8" w:rsidRPr="00AD21A6">
        <w:t xml:space="preserve"> to 1.</w:t>
      </w:r>
      <w:r w:rsidR="00412D5B" w:rsidRPr="00AD21A6">
        <w:t>4</w:t>
      </w:r>
      <w:r w:rsidR="009A2CF8" w:rsidRPr="00AD21A6">
        <w:t xml:space="preserve"> tCO2/t crude steel</w:t>
      </w:r>
      <w:r w:rsidR="00412D5B" w:rsidRPr="00AD21A6">
        <w:t>, while scrap-EAF production emits</w:t>
      </w:r>
      <w:r w:rsidR="007F4B16" w:rsidRPr="00AD21A6">
        <w:t xml:space="preserve"> </w:t>
      </w:r>
      <w:r w:rsidR="005E36B5" w:rsidRPr="00AD21A6">
        <w:t>a lower</w:t>
      </w:r>
      <w:r w:rsidR="00412D5B" w:rsidRPr="00AD21A6">
        <w:t xml:space="preserve"> 0.3 tCO2/t crude steel</w:t>
      </w:r>
      <w:r w:rsidR="009A2CF8" w:rsidRPr="00AD21A6">
        <w:t xml:space="preserve"> </w:t>
      </w:r>
      <w:r w:rsidR="00412D5B" w:rsidRPr="00AD21A6">
        <w:t>(with</w:t>
      </w:r>
      <w:r w:rsidR="009A2CF8" w:rsidRPr="00AD21A6">
        <w:t xml:space="preserve"> </w:t>
      </w:r>
      <w:r w:rsidR="00151AC1" w:rsidRPr="00AD21A6">
        <w:t>0.26</w:t>
      </w:r>
      <w:r w:rsidR="00D76A51" w:rsidRPr="00AD21A6">
        <w:t xml:space="preserve"> </w:t>
      </w:r>
      <w:r w:rsidR="00A73381" w:rsidRPr="00AD21A6">
        <w:t xml:space="preserve">tCO2/t crude steel </w:t>
      </w:r>
      <w:r w:rsidR="00151AC1" w:rsidRPr="00AD21A6">
        <w:t>representing indirect emissions from electricity use).</w:t>
      </w:r>
      <w:r w:rsidR="00151AC1" w:rsidRPr="00AD21A6">
        <w:fldChar w:fldCharType="begin" w:fldLock="1"/>
      </w:r>
      <w:r w:rsidR="006203E8">
        <w:instrText>ADDIN CSL_CITATION {"citationItems":[{"id":"ITEM-1","itemData":{"author":[{"dropping-particle":"","family":"IEA","given":"","non-dropping-particle":"","parse-names":false,"suffix":""}],"id":"ITEM-1","issued":{"date-parts":[["2020","10"]]},"title":"Iron and Steel Technology Roadmap Towards more sustainable steelmaking","type":"report"},"uris":["http://www.mendeley.com/documents/?uuid=593532c3-9d2f-4580-a60a-06f11a4ab6ed"]}],"mendeley":{"formattedCitation":"&lt;sup&gt;38&lt;/sup&gt;","plainTextFormattedCitation":"38","previouslyFormattedCitation":"&lt;sup&gt;37&lt;/sup&gt;"},"properties":{"noteIndex":0},"schema":"https://github.com/citation-style-language/schema/raw/master/csl-citation.json"}</w:instrText>
      </w:r>
      <w:r w:rsidR="00151AC1" w:rsidRPr="00AD21A6">
        <w:fldChar w:fldCharType="separate"/>
      </w:r>
      <w:r w:rsidR="006203E8" w:rsidRPr="006203E8">
        <w:rPr>
          <w:noProof/>
          <w:vertAlign w:val="superscript"/>
        </w:rPr>
        <w:t>38</w:t>
      </w:r>
      <w:r w:rsidR="00151AC1" w:rsidRPr="00AD21A6">
        <w:fldChar w:fldCharType="end"/>
      </w:r>
      <w:r w:rsidR="00151AC1" w:rsidRPr="00AD21A6">
        <w:t xml:space="preserve"> </w:t>
      </w:r>
      <w:r w:rsidR="00D76A51" w:rsidRPr="00AD21A6">
        <w:t xml:space="preserve">If hydrogen is entirely produced via renewable energy based electrolysis, </w:t>
      </w:r>
      <w:r w:rsidR="00151AC1" w:rsidRPr="00AD21A6">
        <w:t xml:space="preserve">the </w:t>
      </w:r>
      <w:r w:rsidR="00D76A51" w:rsidRPr="00AD21A6">
        <w:t xml:space="preserve">green hydrogen-DRI-EAF (H2-DRI-EAF) </w:t>
      </w:r>
      <w:r w:rsidR="00151AC1" w:rsidRPr="00AD21A6">
        <w:t xml:space="preserve">route </w:t>
      </w:r>
      <w:r w:rsidR="007D67FE" w:rsidRPr="00AD21A6">
        <w:t xml:space="preserve">could </w:t>
      </w:r>
      <w:r w:rsidR="00D76A51" w:rsidRPr="00AD21A6">
        <w:t>reduce carbon intensity</w:t>
      </w:r>
      <w:r w:rsidR="00151AC1" w:rsidRPr="00AD21A6">
        <w:t xml:space="preserve"> of primary steel production</w:t>
      </w:r>
      <w:r w:rsidR="00D76A51" w:rsidRPr="00AD21A6">
        <w:t xml:space="preserve"> to </w:t>
      </w:r>
      <w:r w:rsidR="00A73381" w:rsidRPr="00AD21A6">
        <w:t xml:space="preserve">0.05 tCO2/t crude steel (if </w:t>
      </w:r>
      <w:r w:rsidR="009208F3" w:rsidRPr="00AD21A6">
        <w:t xml:space="preserve">the </w:t>
      </w:r>
      <w:r w:rsidR="00A73381" w:rsidRPr="00AD21A6">
        <w:t>EAF is fully powered by renewables).</w:t>
      </w:r>
      <w:r w:rsidR="00A73381" w:rsidRPr="00AD21A6">
        <w:fldChar w:fldCharType="begin" w:fldLock="1"/>
      </w:r>
      <w:r w:rsidR="006203E8">
        <w:instrText>ADDIN CSL_CITATION {"citationItems":[{"id":"ITEM-1","itemData":{"DOI":"10.1016/j.jclepro.2018.08.279","ISSN":"09596526","abstract":"Climate policy objectives require zero emissions across all sectors including steelmaking. The fundamental process changes needed for reaching this target are yet relatively unexplored. In this paper, we propose and assess a potential design for a fossil-free steelmaking process based on direct reduction of iron ore with hydrogen. We show that hydrogen direct reduction steelmaking needs 3.48 MWh of electricity per tonne of liquid steel, mainly for the electrolyser hydrogen production. If renewable electricity is used the process will have essentially zero emissions. Total production costs are in the range of 361–640 EUR per tonne of steel, and are highly sensitive to the electricity price and the amount of scrap used. Hydrogen direct reduction becomes cost competitive with an integrated steel plant at a carbon price of 34–68 EUR per tonne CO2 and electricity costs of 40 EUR/MWh. A key feature of the process is flexibility in production and electricity demand, which allows for grid balancing through storage of hydrogen and hot-briquetted iron, or variations in the share of scrap used.","author":[{"dropping-particle":"","family":"Vogl","given":"Valentin","non-dropping-particle":"","parse-names":false,"suffix":""},{"dropping-particle":"","family":"Åhman","given":"Max","non-dropping-particle":"","parse-names":false,"suffix":""},{"dropping-particle":"","family":"Nilsson","given":"Lars J.","non-dropping-particle":"","parse-names":false,"suffix":""}],"container-title":"Journal of Cleaner Production","id":"ITEM-1","issued":{"date-parts":[["2018"]]},"page":"736-745","publisher":"Elsevier Ltd","title":"Assessment of hydrogen direct reduction for fossil-free steelmaking","type":"article-journal","volume":"203"},"uris":["http://www.mendeley.com/documents/?uuid=5f99bbe1-a6d9-4d5e-9ad1-823d76723d51"]}],"mendeley":{"formattedCitation":"&lt;sup&gt;39&lt;/sup&gt;","plainTextFormattedCitation":"39","previouslyFormattedCitation":"&lt;sup&gt;38&lt;/sup&gt;"},"properties":{"noteIndex":0},"schema":"https://github.com/citation-style-language/schema/raw/master/csl-citation.json"}</w:instrText>
      </w:r>
      <w:r w:rsidR="00A73381" w:rsidRPr="00AD21A6">
        <w:fldChar w:fldCharType="separate"/>
      </w:r>
      <w:r w:rsidR="006203E8" w:rsidRPr="006203E8">
        <w:rPr>
          <w:noProof/>
          <w:vertAlign w:val="superscript"/>
        </w:rPr>
        <w:t>39</w:t>
      </w:r>
      <w:r w:rsidR="00A73381" w:rsidRPr="00AD21A6">
        <w:fldChar w:fldCharType="end"/>
      </w:r>
    </w:p>
    <w:p w14:paraId="218F16A3" w14:textId="322D792D" w:rsidR="00D46D43" w:rsidRPr="008B42C6" w:rsidRDefault="00B74F42" w:rsidP="008B42C6">
      <w:pPr>
        <w:rPr>
          <w:bCs/>
        </w:rPr>
      </w:pPr>
      <w:r w:rsidRPr="00AD21A6">
        <w:t>To demonstrate</w:t>
      </w:r>
      <w:r w:rsidR="00591345" w:rsidRPr="00AD21A6">
        <w:t xml:space="preserve"> the APA approach, we modelled the current and future production and emissions for a sample of 10 power and 10 steel companies</w:t>
      </w:r>
      <w:r w:rsidR="00B11798">
        <w:t xml:space="preserve"> (see </w:t>
      </w:r>
      <w:r w:rsidR="00B11798" w:rsidRPr="00B11798">
        <w:rPr>
          <w:i/>
          <w:iCs/>
        </w:rPr>
        <w:t>Supplementary Table 4</w:t>
      </w:r>
      <w:r w:rsidR="00B11798">
        <w:t>)</w:t>
      </w:r>
      <w:r w:rsidR="00E136CE" w:rsidRPr="00AD21A6">
        <w:t>. We</w:t>
      </w:r>
      <w:r w:rsidR="00591345" w:rsidRPr="00AD21A6">
        <w:t xml:space="preserve"> model the </w:t>
      </w:r>
      <w:r w:rsidRPr="00AD21A6">
        <w:t xml:space="preserve">potential </w:t>
      </w:r>
      <w:r w:rsidR="00591345" w:rsidRPr="00AD21A6">
        <w:t>imp</w:t>
      </w:r>
      <w:r w:rsidR="009B3315" w:rsidRPr="00AD21A6">
        <w:t>act of</w:t>
      </w:r>
      <w:r w:rsidRPr="00AD21A6">
        <w:t xml:space="preserve"> proposed </w:t>
      </w:r>
      <w:r w:rsidR="007D67FE" w:rsidRPr="00AD21A6">
        <w:t>TPs</w:t>
      </w:r>
      <w:r w:rsidR="009B3315" w:rsidRPr="00AD21A6">
        <w:t xml:space="preserve"> on </w:t>
      </w:r>
      <w:r w:rsidRPr="00AD21A6">
        <w:t xml:space="preserve">future </w:t>
      </w:r>
      <w:r w:rsidR="009B3315" w:rsidRPr="00AD21A6">
        <w:t>direct CO</w:t>
      </w:r>
      <w:r w:rsidR="00E50B44" w:rsidRPr="00AD21A6">
        <w:rPr>
          <w:vertAlign w:val="subscript"/>
        </w:rPr>
        <w:t xml:space="preserve">2 </w:t>
      </w:r>
      <w:r w:rsidR="009B3315" w:rsidRPr="00AD21A6">
        <w:t xml:space="preserve">emissions and </w:t>
      </w:r>
      <w:r w:rsidR="00591345" w:rsidRPr="00AD21A6">
        <w:t xml:space="preserve">illustrate how such bottom-up modelling </w:t>
      </w:r>
      <w:r w:rsidR="002112E0" w:rsidRPr="00AD21A6">
        <w:t>can</w:t>
      </w:r>
      <w:r w:rsidR="00591345" w:rsidRPr="00AD21A6">
        <w:t xml:space="preserve"> assess corporate TPs in high emitting sectors. </w:t>
      </w:r>
      <w:r w:rsidR="00327EF9" w:rsidRPr="00AD21A6">
        <w:rPr>
          <w:bCs/>
        </w:rPr>
        <w:t>To build production asset profiles for all sample companies, w</w:t>
      </w:r>
      <w:r w:rsidR="009B143C" w:rsidRPr="00AD21A6">
        <w:rPr>
          <w:bCs/>
        </w:rPr>
        <w:t xml:space="preserve">e </w:t>
      </w:r>
      <w:r w:rsidR="00327EF9" w:rsidRPr="00AD21A6">
        <w:rPr>
          <w:bCs/>
        </w:rPr>
        <w:t xml:space="preserve">integrated </w:t>
      </w:r>
      <w:r w:rsidR="00A50BE2" w:rsidRPr="00AD21A6">
        <w:rPr>
          <w:bCs/>
        </w:rPr>
        <w:t xml:space="preserve">publicly available asset-level datasets from </w:t>
      </w:r>
      <w:r w:rsidR="001C2AFF" w:rsidRPr="00AD21A6">
        <w:rPr>
          <w:bCs/>
        </w:rPr>
        <w:t xml:space="preserve">the </w:t>
      </w:r>
      <w:r w:rsidR="00A50BE2" w:rsidRPr="00AD21A6">
        <w:rPr>
          <w:bCs/>
        </w:rPr>
        <w:t>Global Energy Monitor for the power</w:t>
      </w:r>
      <w:r w:rsidR="00327EF9" w:rsidRPr="00AD21A6">
        <w:rPr>
          <w:bCs/>
        </w:rPr>
        <w:fldChar w:fldCharType="begin" w:fldLock="1"/>
      </w:r>
      <w:r w:rsidR="006203E8">
        <w:rPr>
          <w:bCs/>
        </w:rPr>
        <w:instrText>ADDIN CSL_CITATION {"citationItems":[{"id":"ITEM-1","itemData":{"author":[{"dropping-particle":"","family":"Global Energy Monitor","given":"","non-dropping-particle":"","parse-names":false,"suffix":""}],"id":"ITEM-1","issued":{"date-parts":[["2024"]]},"title":"Global Integrated Power Tracker (July 2024)","type":"report"},"uris":["http://www.mendeley.com/documents/?uuid=6976b4f4-42bc-4857-9439-f74bbf783d55"]}],"mendeley":{"formattedCitation":"&lt;sup&gt;40&lt;/sup&gt;","plainTextFormattedCitation":"40","previouslyFormattedCitation":"&lt;sup&gt;39&lt;/sup&gt;"},"properties":{"noteIndex":0},"schema":"https://github.com/citation-style-language/schema/raw/master/csl-citation.json"}</w:instrText>
      </w:r>
      <w:r w:rsidR="00327EF9" w:rsidRPr="00AD21A6">
        <w:rPr>
          <w:bCs/>
        </w:rPr>
        <w:fldChar w:fldCharType="separate"/>
      </w:r>
      <w:r w:rsidR="006203E8" w:rsidRPr="006203E8">
        <w:rPr>
          <w:bCs/>
          <w:noProof/>
          <w:vertAlign w:val="superscript"/>
        </w:rPr>
        <w:t>40</w:t>
      </w:r>
      <w:r w:rsidR="00327EF9" w:rsidRPr="00AD21A6">
        <w:rPr>
          <w:bCs/>
        </w:rPr>
        <w:fldChar w:fldCharType="end"/>
      </w:r>
      <w:r w:rsidR="00A50BE2" w:rsidRPr="00AD21A6">
        <w:rPr>
          <w:bCs/>
        </w:rPr>
        <w:t xml:space="preserve"> and steel</w:t>
      </w:r>
      <w:r w:rsidR="00A50BE2" w:rsidRPr="00AD21A6">
        <w:rPr>
          <w:bCs/>
        </w:rPr>
        <w:fldChar w:fldCharType="begin" w:fldLock="1"/>
      </w:r>
      <w:r w:rsidR="006203E8">
        <w:rPr>
          <w:bCs/>
        </w:rPr>
        <w:instrText>ADDIN CSL_CITATION {"citationItems":[{"id":"ITEM-1","itemData":{"URL":"https://globalenergymonitor.org/projects/global-steel-plant-tracker/","author":[{"dropping-particle":"","family":"Global Energy Monitor","given":"","non-dropping-particle":"","parse-names":false,"suffix":""}],"id":"ITEM-1","issued":{"date-parts":[["2023"]]},"title":"Global Steel Plant Tracker (March 2023)","type":"webpage"},"uris":["http://www.mendeley.com/documents/?uuid=f0e33ade-1f07-4c3e-98b9-69b3d0612807"]},{"id":"ITEM-2","itemData":{"URL":"https://globalenergymonitor.org/projects/global-blast-furnace-tracker/","author":[{"dropping-particle":"","family":"Global Energy Monitor","given":"","non-dropping-particle":"","parse-names":false,"suffix":""}],"id":"ITEM-2","issued":{"date-parts":[["2023"]]},"title":"Global Blast Furnace Tracker (June 2023)","type":"webpage"},"uris":["http://www.mendeley.com/documents/?uuid=f1f2d6ac-0c04-4bd7-acc6-f2c2c3930d1d"]}],"mendeley":{"formattedCitation":"&lt;sup&gt;41,42&lt;/sup&gt;","plainTextFormattedCitation":"41,42","previouslyFormattedCitation":"&lt;sup&gt;40,41&lt;/sup&gt;"},"properties":{"noteIndex":0},"schema":"https://github.com/citation-style-language/schema/raw/master/csl-citation.json"}</w:instrText>
      </w:r>
      <w:r w:rsidR="00A50BE2" w:rsidRPr="00AD21A6">
        <w:rPr>
          <w:bCs/>
        </w:rPr>
        <w:fldChar w:fldCharType="separate"/>
      </w:r>
      <w:r w:rsidR="006203E8" w:rsidRPr="006203E8">
        <w:rPr>
          <w:bCs/>
          <w:noProof/>
          <w:vertAlign w:val="superscript"/>
        </w:rPr>
        <w:t>41,42</w:t>
      </w:r>
      <w:r w:rsidR="00A50BE2" w:rsidRPr="00AD21A6">
        <w:rPr>
          <w:bCs/>
        </w:rPr>
        <w:fldChar w:fldCharType="end"/>
      </w:r>
      <w:r w:rsidR="00A50BE2" w:rsidRPr="00AD21A6">
        <w:rPr>
          <w:bCs/>
        </w:rPr>
        <w:t xml:space="preserve"> sectors</w:t>
      </w:r>
      <w:r w:rsidR="00327EF9" w:rsidRPr="00AD21A6">
        <w:rPr>
          <w:bCs/>
        </w:rPr>
        <w:t xml:space="preserve"> </w:t>
      </w:r>
      <w:r w:rsidR="0087572F" w:rsidRPr="00AD21A6">
        <w:rPr>
          <w:bCs/>
        </w:rPr>
        <w:t xml:space="preserve">by developing corporate ownership trees to aggregate production capacity at the company level via the equity share approach </w:t>
      </w:r>
      <w:r w:rsidR="00327EF9" w:rsidRPr="00AD21A6">
        <w:rPr>
          <w:bCs/>
        </w:rPr>
        <w:t xml:space="preserve">(see </w:t>
      </w:r>
      <w:r w:rsidR="00327EF9" w:rsidRPr="00AD21A6">
        <w:rPr>
          <w:bCs/>
          <w:i/>
          <w:iCs/>
        </w:rPr>
        <w:t>Methods</w:t>
      </w:r>
      <w:r w:rsidR="00327EF9" w:rsidRPr="00AD21A6">
        <w:rPr>
          <w:bCs/>
        </w:rPr>
        <w:t xml:space="preserve">). </w:t>
      </w:r>
      <w:r w:rsidR="00F92B38" w:rsidRPr="00AD21A6">
        <w:rPr>
          <w:bCs/>
        </w:rPr>
        <w:t>We</w:t>
      </w:r>
      <w:r w:rsidR="0087572F" w:rsidRPr="00AD21A6">
        <w:rPr>
          <w:bCs/>
        </w:rPr>
        <w:t xml:space="preserve"> </w:t>
      </w:r>
      <w:r w:rsidR="00F92B38" w:rsidRPr="00AD21A6">
        <w:rPr>
          <w:bCs/>
        </w:rPr>
        <w:t xml:space="preserve">used </w:t>
      </w:r>
      <w:r w:rsidR="006466F8" w:rsidRPr="00AD21A6">
        <w:rPr>
          <w:bCs/>
        </w:rPr>
        <w:t xml:space="preserve">actual production volumes for 2020-24 to calculate </w:t>
      </w:r>
      <w:r w:rsidR="0087572F" w:rsidRPr="00AD21A6">
        <w:rPr>
          <w:bCs/>
        </w:rPr>
        <w:t xml:space="preserve">company and production technology specific </w:t>
      </w:r>
      <w:r w:rsidR="006466F8" w:rsidRPr="00AD21A6">
        <w:rPr>
          <w:bCs/>
        </w:rPr>
        <w:t>UR</w:t>
      </w:r>
      <w:r w:rsidR="00C64CE4" w:rsidRPr="00AD21A6">
        <w:rPr>
          <w:bCs/>
        </w:rPr>
        <w:t>s</w:t>
      </w:r>
      <w:r w:rsidR="0087572F" w:rsidRPr="00AD21A6">
        <w:rPr>
          <w:bCs/>
        </w:rPr>
        <w:t xml:space="preserve"> to model expected future</w:t>
      </w:r>
      <w:r w:rsidR="002112E0" w:rsidRPr="00AD21A6">
        <w:rPr>
          <w:bCs/>
        </w:rPr>
        <w:t xml:space="preserve">, in this case </w:t>
      </w:r>
      <w:r w:rsidR="00C64CE4" w:rsidRPr="00AD21A6">
        <w:rPr>
          <w:bCs/>
        </w:rPr>
        <w:t>electricity and crude steel</w:t>
      </w:r>
      <w:r w:rsidR="002112E0" w:rsidRPr="00AD21A6">
        <w:rPr>
          <w:bCs/>
        </w:rPr>
        <w:t xml:space="preserve">, </w:t>
      </w:r>
      <w:r w:rsidR="0087572F" w:rsidRPr="00AD21A6">
        <w:rPr>
          <w:bCs/>
        </w:rPr>
        <w:t xml:space="preserve">production volumes. </w:t>
      </w:r>
      <w:r w:rsidR="00C64CE4" w:rsidRPr="00AD21A6">
        <w:rPr>
          <w:bCs/>
        </w:rPr>
        <w:t xml:space="preserve">We used country and production technology specific </w:t>
      </w:r>
      <w:r w:rsidR="000249F2" w:rsidRPr="00AD21A6">
        <w:rPr>
          <w:bCs/>
        </w:rPr>
        <w:t xml:space="preserve">default </w:t>
      </w:r>
      <w:r w:rsidR="00C64CE4" w:rsidRPr="00AD21A6">
        <w:rPr>
          <w:bCs/>
        </w:rPr>
        <w:t>EFs to estimate direct CO</w:t>
      </w:r>
      <w:r w:rsidR="00C64CE4" w:rsidRPr="00AD21A6">
        <w:rPr>
          <w:vertAlign w:val="subscript"/>
        </w:rPr>
        <w:t>2</w:t>
      </w:r>
      <w:r w:rsidR="00C64CE4" w:rsidRPr="00AD21A6">
        <w:rPr>
          <w:bCs/>
        </w:rPr>
        <w:t xml:space="preserve"> emissions at the </w:t>
      </w:r>
      <w:r w:rsidR="000249F2" w:rsidRPr="00AD21A6">
        <w:rPr>
          <w:bCs/>
        </w:rPr>
        <w:t xml:space="preserve">asset and </w:t>
      </w:r>
      <w:r w:rsidR="00C64CE4" w:rsidRPr="00AD21A6">
        <w:rPr>
          <w:bCs/>
        </w:rPr>
        <w:t>company level</w:t>
      </w:r>
      <w:r w:rsidR="000249F2" w:rsidRPr="00AD21A6">
        <w:rPr>
          <w:bCs/>
        </w:rPr>
        <w:t>s</w:t>
      </w:r>
      <w:r w:rsidR="00D956DF" w:rsidRPr="00AD21A6">
        <w:rPr>
          <w:bCs/>
        </w:rPr>
        <w:t xml:space="preserve"> (</w:t>
      </w:r>
      <w:r w:rsidR="00D956DF" w:rsidRPr="00B11798">
        <w:rPr>
          <w:bCs/>
        </w:rPr>
        <w:t>see</w:t>
      </w:r>
      <w:r w:rsidR="008E7B7E" w:rsidRPr="00B11798">
        <w:rPr>
          <w:bCs/>
          <w:i/>
          <w:iCs/>
        </w:rPr>
        <w:t xml:space="preserve"> </w:t>
      </w:r>
      <w:r w:rsidR="008B42C6" w:rsidRPr="00B11798">
        <w:rPr>
          <w:bCs/>
          <w:i/>
          <w:iCs/>
        </w:rPr>
        <w:t>Supp</w:t>
      </w:r>
      <w:r w:rsidR="00AE43CD" w:rsidRPr="00B11798">
        <w:rPr>
          <w:bCs/>
          <w:i/>
          <w:iCs/>
        </w:rPr>
        <w:t>lementary</w:t>
      </w:r>
      <w:r w:rsidR="008B42C6" w:rsidRPr="00B11798">
        <w:rPr>
          <w:bCs/>
          <w:i/>
          <w:iCs/>
        </w:rPr>
        <w:t xml:space="preserve"> </w:t>
      </w:r>
      <w:r w:rsidR="008E7B7E" w:rsidRPr="00B11798">
        <w:rPr>
          <w:bCs/>
          <w:i/>
          <w:iCs/>
        </w:rPr>
        <w:t xml:space="preserve">Fig. 1 </w:t>
      </w:r>
      <w:r w:rsidR="008E7B7E" w:rsidRPr="00B11798">
        <w:rPr>
          <w:bCs/>
        </w:rPr>
        <w:t>for</w:t>
      </w:r>
      <w:r w:rsidR="008E7B7E" w:rsidRPr="00AD21A6">
        <w:rPr>
          <w:bCs/>
        </w:rPr>
        <w:t xml:space="preserve"> an illustration</w:t>
      </w:r>
      <w:r w:rsidR="00D956DF" w:rsidRPr="00AD21A6">
        <w:rPr>
          <w:bCs/>
        </w:rPr>
        <w:t>)</w:t>
      </w:r>
      <w:r w:rsidR="00C64CE4" w:rsidRPr="00AD21A6">
        <w:rPr>
          <w:bCs/>
        </w:rPr>
        <w:t>.</w:t>
      </w:r>
      <w:r w:rsidR="00D956DF" w:rsidRPr="00AD21A6">
        <w:rPr>
          <w:bCs/>
        </w:rPr>
        <w:t xml:space="preserve"> </w:t>
      </w:r>
      <w:r w:rsidR="00327EF9" w:rsidRPr="00AD21A6">
        <w:rPr>
          <w:bCs/>
        </w:rPr>
        <w:t>We modelled companies’ future electricity and crude steel production under a business-as-usual (BAU) and a stated transition plan (Stated TP) scenario</w:t>
      </w:r>
      <w:r w:rsidR="004C5F5C" w:rsidRPr="00AD21A6">
        <w:rPr>
          <w:bCs/>
        </w:rPr>
        <w:t xml:space="preserve"> for 2020-2050</w:t>
      </w:r>
      <w:r w:rsidR="00327EF9" w:rsidRPr="00AD21A6">
        <w:rPr>
          <w:bCs/>
        </w:rPr>
        <w:t>.</w:t>
      </w:r>
      <w:r w:rsidR="000249F2" w:rsidRPr="00AD21A6">
        <w:rPr>
          <w:bCs/>
        </w:rPr>
        <w:t xml:space="preserve"> </w:t>
      </w:r>
      <w:r w:rsidR="00327EF9" w:rsidRPr="00AD21A6">
        <w:rPr>
          <w:bCs/>
        </w:rPr>
        <w:t xml:space="preserve">Under BAU, we assumed </w:t>
      </w:r>
      <w:r w:rsidR="004C5F5C" w:rsidRPr="00AD21A6">
        <w:rPr>
          <w:bCs/>
        </w:rPr>
        <w:t xml:space="preserve">continuous </w:t>
      </w:r>
      <w:r w:rsidR="00327EF9" w:rsidRPr="00AD21A6">
        <w:rPr>
          <w:bCs/>
        </w:rPr>
        <w:t>reinvestment</w:t>
      </w:r>
      <w:r w:rsidR="004C5F5C" w:rsidRPr="00AD21A6">
        <w:rPr>
          <w:bCs/>
        </w:rPr>
        <w:t>s into existing high</w:t>
      </w:r>
      <w:r w:rsidR="00984A2B" w:rsidRPr="00AD21A6">
        <w:rPr>
          <w:bCs/>
        </w:rPr>
        <w:t>-</w:t>
      </w:r>
      <w:r w:rsidR="004C5F5C" w:rsidRPr="00AD21A6">
        <w:rPr>
          <w:bCs/>
        </w:rPr>
        <w:t xml:space="preserve">emitting production technologies </w:t>
      </w:r>
      <w:r w:rsidR="00327EF9" w:rsidRPr="00AD21A6">
        <w:rPr>
          <w:bCs/>
        </w:rPr>
        <w:t xml:space="preserve">based on average economic </w:t>
      </w:r>
      <w:r w:rsidR="004C5F5C" w:rsidRPr="00AD21A6">
        <w:rPr>
          <w:bCs/>
        </w:rPr>
        <w:t xml:space="preserve">asset </w:t>
      </w:r>
      <w:r w:rsidR="00327EF9" w:rsidRPr="00AD21A6">
        <w:rPr>
          <w:bCs/>
        </w:rPr>
        <w:t>lifetimes</w:t>
      </w:r>
      <w:r w:rsidR="004C5F5C" w:rsidRPr="00AD21A6">
        <w:rPr>
          <w:bCs/>
        </w:rPr>
        <w:t>.</w:t>
      </w:r>
      <w:r w:rsidR="00D956DF" w:rsidRPr="00AD21A6">
        <w:rPr>
          <w:bCs/>
        </w:rPr>
        <w:t xml:space="preserve"> </w:t>
      </w:r>
      <w:r w:rsidR="004C5F5C" w:rsidRPr="00AD21A6">
        <w:rPr>
          <w:bCs/>
        </w:rPr>
        <w:t xml:space="preserve">Under Stated TP, we incorporated </w:t>
      </w:r>
      <w:r w:rsidR="00E50B44" w:rsidRPr="00AD21A6">
        <w:rPr>
          <w:bCs/>
        </w:rPr>
        <w:t xml:space="preserve">all proposed </w:t>
      </w:r>
      <w:r w:rsidR="00F92B38" w:rsidRPr="00AD21A6">
        <w:rPr>
          <w:bCs/>
        </w:rPr>
        <w:t>TPs</w:t>
      </w:r>
      <w:r w:rsidR="00E50B44" w:rsidRPr="00AD21A6">
        <w:rPr>
          <w:bCs/>
        </w:rPr>
        <w:t xml:space="preserve"> for </w:t>
      </w:r>
      <w:r w:rsidR="000249F2" w:rsidRPr="00AD21A6">
        <w:rPr>
          <w:bCs/>
        </w:rPr>
        <w:t xml:space="preserve">six production </w:t>
      </w:r>
      <w:r w:rsidR="00E50B44" w:rsidRPr="00AD21A6">
        <w:rPr>
          <w:bCs/>
        </w:rPr>
        <w:t>technology changes</w:t>
      </w:r>
      <w:r w:rsidR="000249F2" w:rsidRPr="00AD21A6">
        <w:rPr>
          <w:bCs/>
        </w:rPr>
        <w:t xml:space="preserve"> (</w:t>
      </w:r>
      <w:r w:rsidR="00F92B38" w:rsidRPr="00AD21A6">
        <w:rPr>
          <w:bCs/>
        </w:rPr>
        <w:t xml:space="preserve">in </w:t>
      </w:r>
      <w:r w:rsidR="000249F2" w:rsidRPr="00AD21A6">
        <w:rPr>
          <w:bCs/>
        </w:rPr>
        <w:t xml:space="preserve">power: </w:t>
      </w:r>
      <w:r w:rsidR="00031D46" w:rsidRPr="00AD21A6">
        <w:rPr>
          <w:bCs/>
        </w:rPr>
        <w:t>fossil fuels</w:t>
      </w:r>
      <w:r w:rsidR="000249F2" w:rsidRPr="00AD21A6">
        <w:rPr>
          <w:bCs/>
        </w:rPr>
        <w:t xml:space="preserve"> to REN</w:t>
      </w:r>
      <w:r w:rsidR="00031D46" w:rsidRPr="00AD21A6">
        <w:rPr>
          <w:bCs/>
        </w:rPr>
        <w:t xml:space="preserve"> </w:t>
      </w:r>
      <w:r w:rsidR="00716623" w:rsidRPr="00AD21A6">
        <w:rPr>
          <w:bCs/>
        </w:rPr>
        <w:t>[1]</w:t>
      </w:r>
      <w:r w:rsidR="000249F2" w:rsidRPr="00AD21A6">
        <w:rPr>
          <w:bCs/>
        </w:rPr>
        <w:t xml:space="preserve">; </w:t>
      </w:r>
      <w:r w:rsidR="00F92B38" w:rsidRPr="00AD21A6">
        <w:rPr>
          <w:bCs/>
        </w:rPr>
        <w:t xml:space="preserve">in </w:t>
      </w:r>
      <w:r w:rsidR="000249F2" w:rsidRPr="00AD21A6">
        <w:rPr>
          <w:bCs/>
        </w:rPr>
        <w:t>steel: BF-BOF to scrap-EAF</w:t>
      </w:r>
      <w:r w:rsidR="00716623" w:rsidRPr="00AD21A6">
        <w:rPr>
          <w:bCs/>
        </w:rPr>
        <w:t xml:space="preserve"> [2]</w:t>
      </w:r>
      <w:r w:rsidR="000249F2" w:rsidRPr="00AD21A6">
        <w:rPr>
          <w:bCs/>
        </w:rPr>
        <w:t xml:space="preserve">, </w:t>
      </w:r>
      <w:r w:rsidR="00716623" w:rsidRPr="00AD21A6">
        <w:rPr>
          <w:bCs/>
        </w:rPr>
        <w:t xml:space="preserve">to </w:t>
      </w:r>
      <w:r w:rsidR="000249F2" w:rsidRPr="00AD21A6">
        <w:rPr>
          <w:bCs/>
        </w:rPr>
        <w:t>NG-</w:t>
      </w:r>
      <w:r w:rsidR="000249F2" w:rsidRPr="00AD21A6">
        <w:rPr>
          <w:bCs/>
        </w:rPr>
        <w:lastRenderedPageBreak/>
        <w:t>DRI-EAF</w:t>
      </w:r>
      <w:r w:rsidR="00716623" w:rsidRPr="00AD21A6">
        <w:rPr>
          <w:bCs/>
        </w:rPr>
        <w:t xml:space="preserve"> [3]</w:t>
      </w:r>
      <w:r w:rsidR="000249F2" w:rsidRPr="00AD21A6">
        <w:rPr>
          <w:bCs/>
        </w:rPr>
        <w:t xml:space="preserve">, </w:t>
      </w:r>
      <w:r w:rsidR="00716623" w:rsidRPr="00AD21A6">
        <w:rPr>
          <w:bCs/>
        </w:rPr>
        <w:t xml:space="preserve">to </w:t>
      </w:r>
      <w:r w:rsidR="000249F2" w:rsidRPr="00AD21A6">
        <w:rPr>
          <w:bCs/>
        </w:rPr>
        <w:t>H2-DRI-EAF</w:t>
      </w:r>
      <w:r w:rsidR="00716623" w:rsidRPr="00AD21A6">
        <w:rPr>
          <w:bCs/>
        </w:rPr>
        <w:t xml:space="preserve"> [4]</w:t>
      </w:r>
      <w:r w:rsidR="00031D46" w:rsidRPr="00AD21A6">
        <w:rPr>
          <w:bCs/>
        </w:rPr>
        <w:t>, NG-DRI-BOF</w:t>
      </w:r>
      <w:r w:rsidR="00716623" w:rsidRPr="00AD21A6">
        <w:rPr>
          <w:bCs/>
        </w:rPr>
        <w:t xml:space="preserve"> [5]</w:t>
      </w:r>
      <w:r w:rsidR="00031D46" w:rsidRPr="00AD21A6">
        <w:rPr>
          <w:bCs/>
        </w:rPr>
        <w:t xml:space="preserve">, </w:t>
      </w:r>
      <w:r w:rsidR="00716623" w:rsidRPr="00AD21A6">
        <w:rPr>
          <w:bCs/>
        </w:rPr>
        <w:t xml:space="preserve">and </w:t>
      </w:r>
      <w:r w:rsidR="00031D46" w:rsidRPr="00AD21A6">
        <w:rPr>
          <w:bCs/>
        </w:rPr>
        <w:t>H2-DRI-BOF</w:t>
      </w:r>
      <w:r w:rsidR="00716623" w:rsidRPr="00AD21A6">
        <w:rPr>
          <w:bCs/>
        </w:rPr>
        <w:t xml:space="preserve"> [6]</w:t>
      </w:r>
      <w:r w:rsidR="000249F2" w:rsidRPr="00AD21A6">
        <w:rPr>
          <w:bCs/>
        </w:rPr>
        <w:t>)</w:t>
      </w:r>
      <w:r w:rsidR="00E50B44" w:rsidRPr="00AD21A6">
        <w:rPr>
          <w:bCs/>
        </w:rPr>
        <w:t xml:space="preserve"> that companies disclosed in financial reporting and other documents</w:t>
      </w:r>
      <w:r w:rsidR="004C5F5C" w:rsidRPr="00AD21A6">
        <w:rPr>
          <w:bCs/>
        </w:rPr>
        <w:t xml:space="preserve"> </w:t>
      </w:r>
      <w:r w:rsidR="00EB46DE" w:rsidRPr="00AD21A6">
        <w:rPr>
          <w:bCs/>
        </w:rPr>
        <w:t xml:space="preserve">(excluding CCS/CCUS) </w:t>
      </w:r>
      <w:r w:rsidR="00E50B44" w:rsidRPr="00AD21A6">
        <w:rPr>
          <w:bCs/>
        </w:rPr>
        <w:t>to estimate the impact of such changes on expected future direct CO</w:t>
      </w:r>
      <w:r w:rsidR="00E50B44" w:rsidRPr="00AD21A6">
        <w:rPr>
          <w:vertAlign w:val="subscript"/>
        </w:rPr>
        <w:t>2</w:t>
      </w:r>
      <w:r w:rsidR="00E50B44" w:rsidRPr="00AD21A6">
        <w:rPr>
          <w:bCs/>
        </w:rPr>
        <w:t xml:space="preserve"> emissions</w:t>
      </w:r>
      <w:r w:rsidR="00041742" w:rsidRPr="00AD21A6">
        <w:rPr>
          <w:bCs/>
        </w:rPr>
        <w:t xml:space="preserve"> (see</w:t>
      </w:r>
      <w:r w:rsidR="00031D46" w:rsidRPr="00AD21A6">
        <w:rPr>
          <w:bCs/>
        </w:rPr>
        <w:t xml:space="preserve"> </w:t>
      </w:r>
      <w:r w:rsidR="00031D46" w:rsidRPr="00AD21A6">
        <w:rPr>
          <w:bCs/>
          <w:i/>
          <w:iCs/>
        </w:rPr>
        <w:t>Methods</w:t>
      </w:r>
      <w:r w:rsidR="00041742" w:rsidRPr="00AD21A6">
        <w:rPr>
          <w:bCs/>
        </w:rPr>
        <w:t>)</w:t>
      </w:r>
      <w:r w:rsidR="00E50B44" w:rsidRPr="00AD21A6">
        <w:rPr>
          <w:bCs/>
        </w:rPr>
        <w:t>.</w:t>
      </w:r>
      <w:r w:rsidR="00E50B44">
        <w:rPr>
          <w:bCs/>
        </w:rPr>
        <w:t xml:space="preserve"> </w:t>
      </w:r>
    </w:p>
    <w:p w14:paraId="0C030349" w14:textId="5853056C" w:rsidR="004419BA" w:rsidRDefault="00041742" w:rsidP="008B42C6">
      <w:r>
        <w:t xml:space="preserve">We </w:t>
      </w:r>
      <w:r w:rsidR="001A68DF">
        <w:t>draw</w:t>
      </w:r>
      <w:r w:rsidR="00F457C2">
        <w:t xml:space="preserve"> on </w:t>
      </w:r>
      <w:r w:rsidR="00893545">
        <w:t>two</w:t>
      </w:r>
      <w:r w:rsidR="00F457C2">
        <w:t xml:space="preserve"> </w:t>
      </w:r>
      <w:r w:rsidR="001A68DF">
        <w:t xml:space="preserve">decarbonization </w:t>
      </w:r>
      <w:r w:rsidR="00F457C2">
        <w:t>pathways from the Network for Greening the Financial System (NGFS) scenario suite</w:t>
      </w:r>
      <w:r w:rsidR="0031693D">
        <w:t xml:space="preserve"> designed by </w:t>
      </w:r>
      <w:r w:rsidR="0031693D" w:rsidRPr="0031693D">
        <w:t xml:space="preserve">central banks and supervisors </w:t>
      </w:r>
      <w:r w:rsidR="004518B0">
        <w:t xml:space="preserve">to </w:t>
      </w:r>
      <w:r w:rsidR="0031693D" w:rsidRPr="0031693D">
        <w:t>assess potential climate impacts on the financial system</w:t>
      </w:r>
      <w:r w:rsidR="00BA6016">
        <w:t>.</w:t>
      </w:r>
      <w:r w:rsidR="00F457C2">
        <w:t xml:space="preserve"> </w:t>
      </w:r>
      <w:r w:rsidR="0068661C">
        <w:t>Based on the “Orderly Transition” scenario narrative</w:t>
      </w:r>
      <w:r w:rsidR="002F1B88">
        <w:t>, which</w:t>
      </w:r>
      <w:r w:rsidR="00CB1B73">
        <w:t xml:space="preserve"> </w:t>
      </w:r>
      <w:r w:rsidR="0068661C">
        <w:t>assum</w:t>
      </w:r>
      <w:r w:rsidR="00CB1B73">
        <w:t>es</w:t>
      </w:r>
      <w:r w:rsidR="0068661C">
        <w:t xml:space="preserve"> </w:t>
      </w:r>
      <w:r w:rsidR="002D7A63">
        <w:t xml:space="preserve">stringent </w:t>
      </w:r>
      <w:r w:rsidR="0068661C">
        <w:t>climate policies are implemented early, the “</w:t>
      </w:r>
      <w:r w:rsidR="0068661C" w:rsidRPr="00F457C2">
        <w:t>Net Zero 2050</w:t>
      </w:r>
      <w:r w:rsidR="0068661C">
        <w:t>”</w:t>
      </w:r>
      <w:r w:rsidR="00756127">
        <w:t xml:space="preserve"> (1.5</w:t>
      </w:r>
      <w:r w:rsidR="00756127" w:rsidRPr="00F457C2">
        <w:t>°</w:t>
      </w:r>
      <w:r w:rsidR="00756127">
        <w:t xml:space="preserve">C, </w:t>
      </w:r>
      <w:r w:rsidR="005066FC" w:rsidRPr="005066FC">
        <w:t>50</w:t>
      </w:r>
      <w:r w:rsidR="00756127" w:rsidRPr="005066FC">
        <w:t>%</w:t>
      </w:r>
      <w:r w:rsidR="00756127">
        <w:t xml:space="preserve"> probability) </w:t>
      </w:r>
      <w:r w:rsidR="0068661C">
        <w:t>and the “</w:t>
      </w:r>
      <w:r w:rsidR="0068661C" w:rsidRPr="00F457C2">
        <w:t>Below 2°C</w:t>
      </w:r>
      <w:r w:rsidR="0068661C">
        <w:t xml:space="preserve">” </w:t>
      </w:r>
      <w:r w:rsidR="00756127">
        <w:t>(2</w:t>
      </w:r>
      <w:r w:rsidR="00756127" w:rsidRPr="00F457C2">
        <w:t>°</w:t>
      </w:r>
      <w:r w:rsidR="00756127">
        <w:t xml:space="preserve">C, 67% probability) </w:t>
      </w:r>
      <w:r w:rsidR="0068661C">
        <w:t xml:space="preserve">scenario pathways </w:t>
      </w:r>
      <w:r w:rsidR="00741D0C">
        <w:t>are run on three different</w:t>
      </w:r>
      <w:r w:rsidR="0031693D">
        <w:t xml:space="preserve"> integrated assessment</w:t>
      </w:r>
      <w:r w:rsidR="00741D0C">
        <w:t xml:space="preserve"> models</w:t>
      </w:r>
      <w:r w:rsidR="0031693D">
        <w:t xml:space="preserve"> (IAMs)</w:t>
      </w:r>
      <w:r w:rsidR="001A68DF">
        <w:t xml:space="preserve">, including </w:t>
      </w:r>
      <w:r w:rsidR="001A68DF" w:rsidDel="001A68DF">
        <w:t xml:space="preserve"> </w:t>
      </w:r>
      <w:r w:rsidR="0031693D" w:rsidRPr="0031693D">
        <w:t>MESSAGEix-GLOBIOM 1.1-M-R12</w:t>
      </w:r>
      <w:r w:rsidR="0031693D">
        <w:t xml:space="preserve">, </w:t>
      </w:r>
      <w:r w:rsidR="0031693D" w:rsidRPr="00F457C2">
        <w:t>GCAM 6.0 NGFS</w:t>
      </w:r>
      <w:r w:rsidR="0031693D">
        <w:t xml:space="preserve">, and </w:t>
      </w:r>
      <w:r w:rsidR="0031693D" w:rsidRPr="0031693D">
        <w:t>REMIND-MAgPIE 3.2-4.6</w:t>
      </w:r>
      <w:r w:rsidR="0031693D">
        <w:t>.</w:t>
      </w:r>
      <w:r w:rsidR="005066FC">
        <w:fldChar w:fldCharType="begin" w:fldLock="1"/>
      </w:r>
      <w:r w:rsidR="006203E8">
        <w:instrText>ADDIN CSL_CITATION {"citationItems":[{"id":"ITEM-1","itemData":{"author":[{"dropping-particle":"","family":"NGFS","given":"","non-dropping-particle":"","parse-names":false,"suffix":""}],"id":"ITEM-1","issued":{"date-parts":[["2023"]]},"title":"NGFS Climate Scenarios Technical Documentation (V4.2)","type":"report"},"uris":["http://www.mendeley.com/documents/?uuid=f21bbabc-a9fd-4d08-9bb3-499a3c3c24f7"]}],"mendeley":{"formattedCitation":"&lt;sup&gt;43&lt;/sup&gt;","plainTextFormattedCitation":"43","previouslyFormattedCitation":"&lt;sup&gt;42&lt;/sup&gt;"},"properties":{"noteIndex":0},"schema":"https://github.com/citation-style-language/schema/raw/master/csl-citation.json"}</w:instrText>
      </w:r>
      <w:r w:rsidR="005066FC">
        <w:fldChar w:fldCharType="separate"/>
      </w:r>
      <w:r w:rsidR="006203E8" w:rsidRPr="006203E8">
        <w:rPr>
          <w:noProof/>
          <w:vertAlign w:val="superscript"/>
        </w:rPr>
        <w:t>43</w:t>
      </w:r>
      <w:r w:rsidR="005066FC">
        <w:fldChar w:fldCharType="end"/>
      </w:r>
      <w:r w:rsidR="0031693D">
        <w:t xml:space="preserve"> </w:t>
      </w:r>
      <w:r w:rsidR="00530BAD" w:rsidRPr="004C3327">
        <w:t>The six</w:t>
      </w:r>
      <w:r w:rsidR="00A46DE4" w:rsidRPr="004C3327">
        <w:t xml:space="preserve"> emission</w:t>
      </w:r>
      <w:r w:rsidR="00530BAD" w:rsidRPr="004C3327">
        <w:t xml:space="preserve"> pathways differ </w:t>
      </w:r>
      <w:r w:rsidR="004C3327" w:rsidRPr="004C3327">
        <w:t xml:space="preserve">significantly </w:t>
      </w:r>
      <w:r w:rsidR="00530BAD" w:rsidRPr="004C3327">
        <w:t xml:space="preserve">with regards to </w:t>
      </w:r>
      <w:r w:rsidR="004C3327" w:rsidRPr="004C3327">
        <w:t>global carbon budgets (561-947 GtCO</w:t>
      </w:r>
      <w:r w:rsidR="004C3327" w:rsidRPr="004C3327">
        <w:rPr>
          <w:vertAlign w:val="subscript"/>
        </w:rPr>
        <w:t>2</w:t>
      </w:r>
      <w:r w:rsidR="004C3327" w:rsidRPr="004C3327">
        <w:t>)</w:t>
      </w:r>
      <w:r w:rsidR="004C3327">
        <w:t xml:space="preserve"> and </w:t>
      </w:r>
      <w:r w:rsidR="00BA6016">
        <w:t xml:space="preserve">the </w:t>
      </w:r>
      <w:r w:rsidR="004C3327">
        <w:t>cumulative amount of steel produced between 2020-2050 (46-70Gt) a</w:t>
      </w:r>
      <w:r w:rsidR="00BA6016">
        <w:t>s well as</w:t>
      </w:r>
      <w:r w:rsidR="004C3327">
        <w:t xml:space="preserve"> steel sector carbon budgets (21-82</w:t>
      </w:r>
      <w:r w:rsidR="004C3327" w:rsidRPr="004C3327">
        <w:t>GtCO</w:t>
      </w:r>
      <w:r w:rsidR="004C3327" w:rsidRPr="004C3327">
        <w:rPr>
          <w:vertAlign w:val="subscript"/>
        </w:rPr>
        <w:t>2</w:t>
      </w:r>
      <w:r w:rsidR="004C3327" w:rsidRPr="004C3327">
        <w:t>)</w:t>
      </w:r>
      <w:r w:rsidR="00BA6016">
        <w:t>.</w:t>
      </w:r>
      <w:r w:rsidR="007F6F88">
        <w:t xml:space="preserve"> </w:t>
      </w:r>
      <w:r w:rsidR="00BA6016">
        <w:t>T</w:t>
      </w:r>
      <w:r w:rsidR="004C3327">
        <w:t xml:space="preserve">he </w:t>
      </w:r>
      <w:r w:rsidR="004C3327" w:rsidRPr="0031693D">
        <w:t>MESSAGEix</w:t>
      </w:r>
      <w:r w:rsidR="004C3327">
        <w:t xml:space="preserve"> model </w:t>
      </w:r>
      <w:r w:rsidR="00BA6016">
        <w:t xml:space="preserve">is </w:t>
      </w:r>
      <w:r w:rsidR="004C3327">
        <w:t xml:space="preserve">the least stringent </w:t>
      </w:r>
      <w:r w:rsidR="00266B10">
        <w:t xml:space="preserve">with regards to sectoral carbon budget for the steel sector </w:t>
      </w:r>
      <w:r w:rsidR="004C3327">
        <w:t>across both NGFS scenarios (</w:t>
      </w:r>
      <w:r w:rsidR="004C3327" w:rsidRPr="00F457C2">
        <w:t>Net Zero 205</w:t>
      </w:r>
      <w:r w:rsidR="004C3327">
        <w:t xml:space="preserve">0 and the </w:t>
      </w:r>
      <w:r w:rsidR="004C3327" w:rsidRPr="00F457C2">
        <w:t>Below 2°C</w:t>
      </w:r>
      <w:r w:rsidR="004C3327">
        <w:t>) compared to the other two IAMs (</w:t>
      </w:r>
      <w:r w:rsidR="004C3327" w:rsidRPr="002F6A3F">
        <w:t xml:space="preserve">see </w:t>
      </w:r>
      <w:r w:rsidR="004C3327" w:rsidRPr="002F6A3F">
        <w:rPr>
          <w:i/>
          <w:iCs/>
        </w:rPr>
        <w:t>Table 1</w:t>
      </w:r>
      <w:r w:rsidR="004C3327" w:rsidRPr="002F6A3F">
        <w:t>).</w:t>
      </w:r>
    </w:p>
    <w:p w14:paraId="48E85B32" w14:textId="69C59EBC" w:rsidR="00DB5E3C" w:rsidRDefault="004419BA" w:rsidP="004C0757">
      <w:r>
        <w:t>To allocate sectoral carbon budgets</w:t>
      </w:r>
      <w:r w:rsidR="00893545">
        <w:t xml:space="preserve"> </w:t>
      </w:r>
      <w:r>
        <w:t>to sample companies, various allocation mechanisms can be chosen.</w:t>
      </w:r>
      <w:r w:rsidR="00ED174A">
        <w:fldChar w:fldCharType="begin" w:fldLock="1"/>
      </w:r>
      <w:r w:rsidR="006203E8">
        <w:instrText>ADDIN CSL_CITATION {"citationItems":[{"id":"ITEM-1","itemData":{"DOI":"10.1038/s41467-022-31143-4","ISSN":"20411723","PMID":"35948540","abstract":"The achievement of the Paris Agreement climate goals of well-below 2 degrees of warming requires companies to align their greenhouse gas emission reductions with this goal. To measure whether companies are compliant with the Paris targets we propose several strict conditions that any emissions allocation methodology must meet before it can be classified as Paris-Compliant. Our conditions focus on the need for a common, and early as practicable, base year for all companies and consistency with an underlying Paris-aligned decarbonisation pathway. Additionally, we propose four operationalisation requirements to ensure companies can declare they are on a Paris Compliant Pathway including calculations of their carbon budgets and re-alignment pathways. Applying example Paris-Compliant Pathways and associated metrics to ten high emission electric utility companies and ten cement companies, we find that all but one of these companies are not currently Paris-compliant, with every year of delayed action increasing their required rate of decarbonisation and hence the exposure of billions of investment dollars to transition risk. Applying this proposed method will ensure the Paris carbon budget is met and that progress can be tracked accurately - an imperative for any companies and stakeholders seeking to align their decision-making with the Paris Agreement.","author":[{"dropping-particle":"","family":"Rekker","given":"S.","non-dropping-particle":"","parse-names":false,"suffix":""},{"dropping-particle":"","family":"Ives","given":"M. C.","non-dropping-particle":"","parse-names":false,"suffix":""},{"dropping-particle":"","family":"Wade","given":"B.","non-dropping-particle":"","parse-names":false,"suffix":""},{"dropping-particle":"","family":"Webb","given":"L.","non-dropping-particle":"","parse-names":false,"suffix":""},{"dropping-particle":"","family":"Greig","given":"C.","non-dropping-particle":"","parse-names":false,"suffix":""}],"container-title":"Nature Communications","id":"ITEM-1","issue":"1","issued":{"date-parts":[["2022"]]},"page":"1-11","publisher":"Springer US","title":"Measuring corporate Paris Compliance using a strict science-based approach","type":"article-journal","volume":"13"},"uris":["http://www.mendeley.com/documents/?uuid=4ca41b90-6981-4501-8c03-2928dbee84bd"]}],"mendeley":{"formattedCitation":"&lt;sup&gt;9&lt;/sup&gt;","plainTextFormattedCitation":"9","previouslyFormattedCitation":"&lt;sup&gt;8&lt;/sup&gt;"},"properties":{"noteIndex":0},"schema":"https://github.com/citation-style-language/schema/raw/master/csl-citation.json"}</w:instrText>
      </w:r>
      <w:r w:rsidR="00ED174A">
        <w:fldChar w:fldCharType="separate"/>
      </w:r>
      <w:r w:rsidR="006203E8" w:rsidRPr="006203E8">
        <w:rPr>
          <w:noProof/>
          <w:vertAlign w:val="superscript"/>
        </w:rPr>
        <w:t>9</w:t>
      </w:r>
      <w:r w:rsidR="00ED174A">
        <w:fldChar w:fldCharType="end"/>
      </w:r>
      <w:r>
        <w:t xml:space="preserve"> Here we use</w:t>
      </w:r>
      <w:r w:rsidR="00ED174A">
        <w:t xml:space="preserve"> an approach based on</w:t>
      </w:r>
      <w:r>
        <w:t xml:space="preserve"> grandfathering</w:t>
      </w:r>
      <w:r w:rsidR="00326A8F">
        <w:fldChar w:fldCharType="begin" w:fldLock="1"/>
      </w:r>
      <w:r w:rsidR="006203E8">
        <w:instrText>ADDIN CSL_CITATION {"citationItems":[{"id":"ITEM-1","itemData":{"DOI":"10.1038/s41558-023-01734-0","author":[{"dropping-particle":"","family":"Rekker","given":"Saphira","non-dropping-particle":"","parse-names":false,"suffix":""},{"dropping-particle":"","family":"Chen","given":"Guangwu","non-dropping-particle":"","parse-names":false,"suffix":""},{"dropping-particle":"","family":"Heede","given":"Richard","non-dropping-particle":"","parse-names":false,"suffix":""},{"dropping-particle":"","family":"Ives","given":"Matthew C","non-dropping-particle":"","parse-names":false,"suffix":""},{"dropping-particle":"","family":"Wade","given":"Belinda","non-dropping-particle":"","parse-names":false,"suffix":""},{"dropping-particle":"","family":"Greig","given":"Chris","non-dropping-particle":"","parse-names":false,"suffix":""}],"container-title":"Nature Climate Change","id":"ITEM-1","issue":"September","issued":{"date-parts":[["2023"]]},"page":"927–934","publisher":"Springer US","title":"Evaluating fossil fuel companies’ alignment with 1.5°C climate pathways","type":"article-journal","volume":"13"},"uris":["http://www.mendeley.com/documents/?uuid=a8f1dda2-f853-4508-8110-c35cc4232ae4"]}],"mendeley":{"formattedCitation":"&lt;sup&gt;13&lt;/sup&gt;","plainTextFormattedCitation":"13","previouslyFormattedCitation":"&lt;sup&gt;12&lt;/sup&gt;"},"properties":{"noteIndex":0},"schema":"https://github.com/citation-style-language/schema/raw/master/csl-citation.json"}</w:instrText>
      </w:r>
      <w:r w:rsidR="00326A8F">
        <w:fldChar w:fldCharType="separate"/>
      </w:r>
      <w:r w:rsidR="006203E8" w:rsidRPr="006203E8">
        <w:rPr>
          <w:noProof/>
          <w:vertAlign w:val="superscript"/>
        </w:rPr>
        <w:t>13</w:t>
      </w:r>
      <w:r w:rsidR="00326A8F">
        <w:fldChar w:fldCharType="end"/>
      </w:r>
      <w:r>
        <w:t xml:space="preserve"> </w:t>
      </w:r>
      <w:r w:rsidR="00ED174A">
        <w:t>to</w:t>
      </w:r>
      <w:r>
        <w:t xml:space="preserve"> allocate future CO</w:t>
      </w:r>
      <w:r w:rsidR="00C000C5" w:rsidRPr="00A20BB6">
        <w:rPr>
          <w:vertAlign w:val="subscript"/>
        </w:rPr>
        <w:t>2</w:t>
      </w:r>
      <w:r>
        <w:t xml:space="preserve"> emissions based on companies’ share of absolute direct CO</w:t>
      </w:r>
      <w:r w:rsidR="00C000C5" w:rsidRPr="00A20BB6">
        <w:rPr>
          <w:vertAlign w:val="subscript"/>
        </w:rPr>
        <w:t>2</w:t>
      </w:r>
      <w:r>
        <w:t xml:space="preserve"> emiss</w:t>
      </w:r>
      <w:r w:rsidRPr="004C3327">
        <w:t xml:space="preserve">ions in </w:t>
      </w:r>
      <w:r w:rsidRPr="00A847F8">
        <w:t>2020</w:t>
      </w:r>
      <w:r w:rsidR="00ED174A">
        <w:t xml:space="preserve"> </w:t>
      </w:r>
      <w:r w:rsidR="005D1EF3">
        <w:t>(relative to total sectoral CO</w:t>
      </w:r>
      <w:r w:rsidR="005D1EF3" w:rsidRPr="00A20BB6">
        <w:rPr>
          <w:vertAlign w:val="subscript"/>
        </w:rPr>
        <w:t>2</w:t>
      </w:r>
      <w:r w:rsidR="005D1EF3">
        <w:t xml:space="preserve"> emissions) </w:t>
      </w:r>
      <w:r w:rsidR="00ED174A">
        <w:t>and a</w:t>
      </w:r>
      <w:r w:rsidR="00893545">
        <w:t xml:space="preserve">bsolute </w:t>
      </w:r>
      <w:r w:rsidR="00ED174A">
        <w:t>c</w:t>
      </w:r>
      <w:r w:rsidR="00893545">
        <w:t>ontraction</w:t>
      </w:r>
      <w:r w:rsidR="00C000C5">
        <w:t xml:space="preserve"> which applies to each company an equal rate of emission reduction between 2020 and 2050</w:t>
      </w:r>
      <w:r w:rsidR="00C728EB">
        <w:t xml:space="preserve"> based on the underlying decarbonization scenario</w:t>
      </w:r>
      <w:r w:rsidR="00C000C5">
        <w:t xml:space="preserve">. </w:t>
      </w:r>
    </w:p>
    <w:p w14:paraId="51DBFD39" w14:textId="77777777" w:rsidR="003B402C" w:rsidRPr="004C0757" w:rsidRDefault="003B402C" w:rsidP="004C0757"/>
    <w:tbl>
      <w:tblPr>
        <w:tblStyle w:val="GridTable4-Accent3"/>
        <w:tblW w:w="5000" w:type="pct"/>
        <w:tblLayout w:type="fixed"/>
        <w:tblLook w:val="04A0" w:firstRow="1" w:lastRow="0" w:firstColumn="1" w:lastColumn="0" w:noHBand="0" w:noVBand="1"/>
      </w:tblPr>
      <w:tblGrid>
        <w:gridCol w:w="2547"/>
        <w:gridCol w:w="1558"/>
        <w:gridCol w:w="853"/>
        <w:gridCol w:w="991"/>
        <w:gridCol w:w="993"/>
        <w:gridCol w:w="991"/>
        <w:gridCol w:w="1417"/>
      </w:tblGrid>
      <w:tr w:rsidR="00C27F65" w:rsidRPr="006306ED" w14:paraId="4D4FCBDA" w14:textId="77777777" w:rsidTr="00FC1BC0">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362" w:type="pct"/>
            <w:noWrap/>
            <w:hideMark/>
          </w:tcPr>
          <w:p w14:paraId="38D41038" w14:textId="77777777" w:rsidR="00DB5E3C" w:rsidRPr="00FC1BC0" w:rsidRDefault="00DB5E3C" w:rsidP="0079546E">
            <w:pPr>
              <w:ind w:firstLine="0"/>
              <w:jc w:val="left"/>
              <w:rPr>
                <w:rFonts w:ascii="Aptos Narrow" w:eastAsia="Times New Roman" w:hAnsi="Aptos Narrow" w:cs="Times New Roman"/>
                <w:b/>
                <w:color w:val="000000"/>
                <w:sz w:val="18"/>
                <w:szCs w:val="18"/>
              </w:rPr>
            </w:pPr>
            <w:r w:rsidRPr="00FC1BC0">
              <w:rPr>
                <w:rFonts w:ascii="Aptos Narrow" w:eastAsia="Times New Roman" w:hAnsi="Aptos Narrow" w:cs="Times New Roman"/>
                <w:b/>
                <w:color w:val="000000"/>
                <w:sz w:val="18"/>
                <w:szCs w:val="18"/>
              </w:rPr>
              <w:t>Model-Scenario</w:t>
            </w:r>
          </w:p>
        </w:tc>
        <w:tc>
          <w:tcPr>
            <w:tcW w:w="833" w:type="pct"/>
            <w:noWrap/>
            <w:hideMark/>
          </w:tcPr>
          <w:p w14:paraId="3A7F06EA" w14:textId="211B1B6E" w:rsidR="00DB5E3C" w:rsidRPr="00FC1BC0" w:rsidRDefault="00DB5E3C" w:rsidP="0079546E">
            <w:pPr>
              <w:ind w:firstLine="0"/>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color w:val="000000"/>
                <w:sz w:val="18"/>
                <w:szCs w:val="18"/>
              </w:rPr>
            </w:pPr>
            <w:r w:rsidRPr="00FC1BC0">
              <w:rPr>
                <w:rFonts w:ascii="Aptos Narrow" w:eastAsia="Times New Roman" w:hAnsi="Aptos Narrow" w:cs="Times New Roman"/>
                <w:b/>
                <w:color w:val="000000"/>
                <w:sz w:val="18"/>
                <w:szCs w:val="18"/>
              </w:rPr>
              <w:t xml:space="preserve">Variable </w:t>
            </w:r>
            <w:r w:rsidRPr="00FC1BC0">
              <w:rPr>
                <w:rFonts w:ascii="Aptos Narrow" w:eastAsia="Times New Roman" w:hAnsi="Aptos Narrow" w:cs="Times New Roman"/>
                <w:b/>
                <w:color w:val="000000"/>
                <w:sz w:val="16"/>
                <w:szCs w:val="16"/>
              </w:rPr>
              <w:t>(</w:t>
            </w:r>
            <w:r w:rsidR="00715046">
              <w:rPr>
                <w:rFonts w:ascii="Aptos Narrow" w:eastAsia="Times New Roman" w:hAnsi="Aptos Narrow" w:cs="Times New Roman"/>
                <w:b/>
                <w:color w:val="000000"/>
                <w:sz w:val="16"/>
                <w:szCs w:val="16"/>
              </w:rPr>
              <w:t>E</w:t>
            </w:r>
            <w:r w:rsidRPr="00FC1BC0">
              <w:rPr>
                <w:rFonts w:ascii="Aptos Narrow" w:eastAsia="Times New Roman" w:hAnsi="Aptos Narrow" w:cs="Times New Roman"/>
                <w:b/>
                <w:color w:val="000000"/>
                <w:sz w:val="16"/>
                <w:szCs w:val="16"/>
              </w:rPr>
              <w:t>missions, MtCO2 / year)</w:t>
            </w:r>
          </w:p>
        </w:tc>
        <w:tc>
          <w:tcPr>
            <w:tcW w:w="0" w:type="pct"/>
            <w:noWrap/>
            <w:hideMark/>
          </w:tcPr>
          <w:p w14:paraId="36391F4B" w14:textId="77777777" w:rsidR="00DB5E3C" w:rsidRPr="00FC1BC0" w:rsidRDefault="00DB5E3C" w:rsidP="0079546E">
            <w:pPr>
              <w:ind w:firstLine="0"/>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color w:val="000000"/>
                <w:sz w:val="18"/>
                <w:szCs w:val="18"/>
              </w:rPr>
            </w:pPr>
            <w:r w:rsidRPr="00FC1BC0">
              <w:rPr>
                <w:rFonts w:ascii="Aptos Narrow" w:eastAsia="Times New Roman" w:hAnsi="Aptos Narrow" w:cs="Times New Roman"/>
                <w:b/>
                <w:color w:val="000000"/>
                <w:sz w:val="18"/>
                <w:szCs w:val="18"/>
              </w:rPr>
              <w:t>2020</w:t>
            </w:r>
          </w:p>
        </w:tc>
        <w:tc>
          <w:tcPr>
            <w:tcW w:w="0" w:type="pct"/>
            <w:noWrap/>
            <w:hideMark/>
          </w:tcPr>
          <w:p w14:paraId="48724362" w14:textId="77777777" w:rsidR="00DB5E3C" w:rsidRPr="00FC1BC0" w:rsidRDefault="00DB5E3C" w:rsidP="0079546E">
            <w:pPr>
              <w:ind w:firstLine="0"/>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color w:val="000000"/>
                <w:sz w:val="18"/>
                <w:szCs w:val="18"/>
              </w:rPr>
            </w:pPr>
            <w:r w:rsidRPr="00FC1BC0">
              <w:rPr>
                <w:rFonts w:ascii="Aptos Narrow" w:eastAsia="Times New Roman" w:hAnsi="Aptos Narrow" w:cs="Times New Roman"/>
                <w:b/>
                <w:color w:val="000000"/>
                <w:sz w:val="18"/>
                <w:szCs w:val="18"/>
              </w:rPr>
              <w:t>2030</w:t>
            </w:r>
          </w:p>
        </w:tc>
        <w:tc>
          <w:tcPr>
            <w:tcW w:w="0" w:type="pct"/>
            <w:noWrap/>
            <w:hideMark/>
          </w:tcPr>
          <w:p w14:paraId="628FD6D9" w14:textId="77777777" w:rsidR="00DB5E3C" w:rsidRPr="00FC1BC0" w:rsidRDefault="00DB5E3C" w:rsidP="0079546E">
            <w:pPr>
              <w:ind w:firstLine="0"/>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color w:val="000000"/>
                <w:sz w:val="18"/>
                <w:szCs w:val="18"/>
              </w:rPr>
            </w:pPr>
            <w:r w:rsidRPr="00FC1BC0">
              <w:rPr>
                <w:rFonts w:ascii="Aptos Narrow" w:eastAsia="Times New Roman" w:hAnsi="Aptos Narrow" w:cs="Times New Roman"/>
                <w:b/>
                <w:color w:val="000000"/>
                <w:sz w:val="18"/>
                <w:szCs w:val="18"/>
              </w:rPr>
              <w:t>2040</w:t>
            </w:r>
          </w:p>
        </w:tc>
        <w:tc>
          <w:tcPr>
            <w:tcW w:w="0" w:type="pct"/>
            <w:noWrap/>
            <w:hideMark/>
          </w:tcPr>
          <w:p w14:paraId="43323147" w14:textId="77777777" w:rsidR="00DB5E3C" w:rsidRPr="00FC1BC0" w:rsidRDefault="00DB5E3C" w:rsidP="0079546E">
            <w:pPr>
              <w:ind w:firstLine="0"/>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color w:val="000000"/>
                <w:sz w:val="18"/>
                <w:szCs w:val="18"/>
              </w:rPr>
            </w:pPr>
            <w:r w:rsidRPr="00FC1BC0">
              <w:rPr>
                <w:rFonts w:ascii="Aptos Narrow" w:eastAsia="Times New Roman" w:hAnsi="Aptos Narrow" w:cs="Times New Roman"/>
                <w:b/>
                <w:color w:val="000000"/>
                <w:sz w:val="18"/>
                <w:szCs w:val="18"/>
              </w:rPr>
              <w:t>2050</w:t>
            </w:r>
          </w:p>
        </w:tc>
        <w:tc>
          <w:tcPr>
            <w:tcW w:w="0" w:type="pct"/>
            <w:noWrap/>
            <w:hideMark/>
          </w:tcPr>
          <w:p w14:paraId="77994097" w14:textId="77777777" w:rsidR="00DB5E3C" w:rsidRPr="00FC1BC0" w:rsidRDefault="00DB5E3C" w:rsidP="0079546E">
            <w:pPr>
              <w:ind w:firstLine="0"/>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color w:val="000000"/>
                <w:sz w:val="18"/>
                <w:szCs w:val="18"/>
              </w:rPr>
            </w:pPr>
            <w:r w:rsidRPr="00FC1BC0">
              <w:rPr>
                <w:rFonts w:ascii="Aptos Narrow" w:eastAsia="Times New Roman" w:hAnsi="Aptos Narrow" w:cs="Times New Roman"/>
                <w:b/>
                <w:color w:val="000000"/>
                <w:sz w:val="18"/>
                <w:szCs w:val="18"/>
              </w:rPr>
              <w:t xml:space="preserve">Carbon budget </w:t>
            </w:r>
            <w:r w:rsidRPr="00FC1BC0">
              <w:rPr>
                <w:rFonts w:ascii="Aptos Narrow" w:eastAsia="Times New Roman" w:hAnsi="Aptos Narrow" w:cs="Times New Roman"/>
                <w:b/>
                <w:color w:val="000000"/>
                <w:sz w:val="16"/>
                <w:szCs w:val="16"/>
              </w:rPr>
              <w:t>(2020-NZE/2050, in GtCO2)</w:t>
            </w:r>
          </w:p>
        </w:tc>
      </w:tr>
      <w:tr w:rsidR="00C27F65" w:rsidRPr="006306ED" w14:paraId="13B0EE26" w14:textId="77777777" w:rsidTr="00FC1BC0">
        <w:trPr>
          <w:cnfStyle w:val="000000100000" w:firstRow="0" w:lastRow="0" w:firstColumn="0" w:lastColumn="0" w:oddVBand="0" w:evenVBand="0" w:oddHBand="1" w:evenHBand="0" w:firstRowFirstColumn="0" w:firstRowLastColumn="0" w:lastRowFirstColumn="0" w:lastRowLastColumn="0"/>
          <w:trHeight w:val="69"/>
        </w:trPr>
        <w:tc>
          <w:tcPr>
            <w:cnfStyle w:val="001000000000" w:firstRow="0" w:lastRow="0" w:firstColumn="1" w:lastColumn="0" w:oddVBand="0" w:evenVBand="0" w:oddHBand="0" w:evenHBand="0" w:firstRowFirstColumn="0" w:firstRowLastColumn="0" w:lastRowFirstColumn="0" w:lastRowLastColumn="0"/>
            <w:tcW w:w="1362" w:type="pct"/>
            <w:noWrap/>
            <w:hideMark/>
          </w:tcPr>
          <w:p w14:paraId="094C52B9" w14:textId="2605796C" w:rsidR="00A847F8" w:rsidRPr="00FC1BC0" w:rsidRDefault="00A847F8" w:rsidP="0079546E">
            <w:pPr>
              <w:ind w:firstLine="0"/>
              <w:jc w:val="left"/>
              <w:rPr>
                <w:rFonts w:ascii="Aptos Narrow" w:eastAsia="Times New Roman" w:hAnsi="Aptos Narrow" w:cs="Times New Roman"/>
                <w:color w:val="000000"/>
                <w:sz w:val="18"/>
                <w:szCs w:val="18"/>
              </w:rPr>
            </w:pPr>
            <w:r w:rsidRPr="00FC1BC0">
              <w:rPr>
                <w:rFonts w:ascii="Aptos Narrow" w:eastAsia="Times New Roman" w:hAnsi="Aptos Narrow" w:cs="Times New Roman"/>
                <w:color w:val="000000"/>
                <w:sz w:val="18"/>
                <w:szCs w:val="18"/>
              </w:rPr>
              <w:t>REMIND-MAgPIE - N</w:t>
            </w:r>
            <w:r w:rsidR="006306ED">
              <w:rPr>
                <w:rFonts w:ascii="Aptos Narrow" w:eastAsia="Times New Roman" w:hAnsi="Aptos Narrow" w:cs="Times New Roman"/>
                <w:color w:val="000000"/>
                <w:sz w:val="18"/>
                <w:szCs w:val="18"/>
              </w:rPr>
              <w:t>Z</w:t>
            </w:r>
            <w:r w:rsidRPr="00FC1BC0">
              <w:rPr>
                <w:rFonts w:ascii="Aptos Narrow" w:eastAsia="Times New Roman" w:hAnsi="Aptos Narrow" w:cs="Times New Roman"/>
                <w:color w:val="000000"/>
                <w:sz w:val="18"/>
                <w:szCs w:val="18"/>
              </w:rPr>
              <w:t xml:space="preserve"> 2050</w:t>
            </w:r>
          </w:p>
        </w:tc>
        <w:tc>
          <w:tcPr>
            <w:tcW w:w="833" w:type="pct"/>
            <w:noWrap/>
            <w:hideMark/>
          </w:tcPr>
          <w:p w14:paraId="500E4598" w14:textId="77777777" w:rsidR="00A847F8" w:rsidRPr="00FC1BC0" w:rsidRDefault="00A847F8" w:rsidP="0079546E">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eastAsia="Times New Roman" w:hAnsi="Aptos Narrow" w:cs="Times New Roman"/>
                <w:color w:val="000000"/>
                <w:sz w:val="18"/>
                <w:szCs w:val="18"/>
              </w:rPr>
              <w:t>CO2 | Global</w:t>
            </w:r>
          </w:p>
        </w:tc>
        <w:tc>
          <w:tcPr>
            <w:tcW w:w="0" w:type="pct"/>
            <w:noWrap/>
          </w:tcPr>
          <w:p w14:paraId="4E90AF82" w14:textId="3B0FD936"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43,91</w:t>
            </w:r>
            <w:r w:rsidR="00A3020B">
              <w:rPr>
                <w:rFonts w:ascii="Aptos Narrow" w:hAnsi="Aptos Narrow"/>
                <w:color w:val="000000"/>
                <w:sz w:val="18"/>
                <w:szCs w:val="18"/>
              </w:rPr>
              <w:t>1</w:t>
            </w:r>
          </w:p>
        </w:tc>
        <w:tc>
          <w:tcPr>
            <w:tcW w:w="0" w:type="pct"/>
            <w:noWrap/>
          </w:tcPr>
          <w:p w14:paraId="1FA9FF85" w14:textId="6A0CB033"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25,24</w:t>
            </w:r>
            <w:r w:rsidR="00A3020B">
              <w:rPr>
                <w:rFonts w:ascii="Aptos Narrow" w:hAnsi="Aptos Narrow"/>
                <w:color w:val="000000"/>
                <w:sz w:val="18"/>
                <w:szCs w:val="18"/>
              </w:rPr>
              <w:t>5</w:t>
            </w:r>
          </w:p>
        </w:tc>
        <w:tc>
          <w:tcPr>
            <w:tcW w:w="0" w:type="pct"/>
            <w:noWrap/>
          </w:tcPr>
          <w:p w14:paraId="57BC5D5E" w14:textId="03D08E97"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6,358</w:t>
            </w:r>
          </w:p>
        </w:tc>
        <w:tc>
          <w:tcPr>
            <w:tcW w:w="0" w:type="pct"/>
            <w:noWrap/>
          </w:tcPr>
          <w:p w14:paraId="7056C6FF" w14:textId="1E5E77AB"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(77</w:t>
            </w:r>
            <w:r w:rsidR="00A3020B">
              <w:rPr>
                <w:rFonts w:ascii="Aptos Narrow" w:hAnsi="Aptos Narrow"/>
                <w:color w:val="000000"/>
                <w:sz w:val="18"/>
                <w:szCs w:val="18"/>
              </w:rPr>
              <w:t>8</w:t>
            </w:r>
            <w:r w:rsidRPr="00FC1BC0">
              <w:rPr>
                <w:rFonts w:ascii="Aptos Narrow" w:hAnsi="Aptos Narrow"/>
                <w:color w:val="000000"/>
                <w:sz w:val="18"/>
                <w:szCs w:val="18"/>
              </w:rPr>
              <w:t>)</w:t>
            </w:r>
          </w:p>
        </w:tc>
        <w:tc>
          <w:tcPr>
            <w:tcW w:w="0" w:type="pct"/>
            <w:noWrap/>
          </w:tcPr>
          <w:p w14:paraId="4C1D1B66" w14:textId="29218AB4"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56</w:t>
            </w:r>
            <w:r w:rsidR="00B21328">
              <w:rPr>
                <w:rFonts w:ascii="Aptos Narrow" w:hAnsi="Aptos Narrow"/>
                <w:color w:val="000000"/>
                <w:sz w:val="18"/>
                <w:szCs w:val="18"/>
              </w:rPr>
              <w:t>1</w:t>
            </w:r>
          </w:p>
        </w:tc>
      </w:tr>
      <w:tr w:rsidR="00A3020B" w:rsidRPr="00A3020B" w14:paraId="31308BD5" w14:textId="77777777" w:rsidTr="00A3020B">
        <w:trPr>
          <w:trHeight w:val="132"/>
        </w:trPr>
        <w:tc>
          <w:tcPr>
            <w:cnfStyle w:val="001000000000" w:firstRow="0" w:lastRow="0" w:firstColumn="1" w:lastColumn="0" w:oddVBand="0" w:evenVBand="0" w:oddHBand="0" w:evenHBand="0" w:firstRowFirstColumn="0" w:firstRowLastColumn="0" w:lastRowFirstColumn="0" w:lastRowLastColumn="0"/>
            <w:tcW w:w="1362" w:type="pct"/>
            <w:noWrap/>
            <w:hideMark/>
          </w:tcPr>
          <w:p w14:paraId="05ACF655" w14:textId="624DF5B0" w:rsidR="00A847F8" w:rsidRPr="00FC1BC0" w:rsidRDefault="00A847F8" w:rsidP="0079546E">
            <w:pPr>
              <w:ind w:firstLine="0"/>
              <w:jc w:val="left"/>
              <w:rPr>
                <w:rFonts w:ascii="Aptos Narrow" w:eastAsia="Times New Roman" w:hAnsi="Aptos Narrow" w:cs="Times New Roman"/>
                <w:color w:val="000000"/>
                <w:sz w:val="18"/>
                <w:szCs w:val="18"/>
              </w:rPr>
            </w:pPr>
            <w:r w:rsidRPr="00FC1BC0">
              <w:rPr>
                <w:rFonts w:ascii="Aptos Narrow" w:eastAsia="Times New Roman" w:hAnsi="Aptos Narrow" w:cs="Times New Roman"/>
                <w:color w:val="000000"/>
                <w:sz w:val="18"/>
                <w:szCs w:val="18"/>
              </w:rPr>
              <w:t>REMIND-MAgPIE - B 2°C</w:t>
            </w:r>
          </w:p>
        </w:tc>
        <w:tc>
          <w:tcPr>
            <w:tcW w:w="833" w:type="pct"/>
            <w:noWrap/>
            <w:hideMark/>
          </w:tcPr>
          <w:p w14:paraId="5772DC24" w14:textId="77777777" w:rsidR="00A847F8" w:rsidRPr="00FC1BC0" w:rsidRDefault="00A847F8" w:rsidP="0079546E">
            <w:pPr>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eastAsia="Times New Roman" w:hAnsi="Aptos Narrow" w:cs="Times New Roman"/>
                <w:color w:val="000000"/>
                <w:sz w:val="18"/>
                <w:szCs w:val="18"/>
              </w:rPr>
              <w:t>CO2 | Global</w:t>
            </w:r>
          </w:p>
        </w:tc>
        <w:tc>
          <w:tcPr>
            <w:tcW w:w="456" w:type="pct"/>
            <w:noWrap/>
          </w:tcPr>
          <w:p w14:paraId="6C7432EF" w14:textId="63D7420B"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43,91</w:t>
            </w:r>
            <w:r w:rsidR="00AB2B03">
              <w:rPr>
                <w:rFonts w:ascii="Aptos Narrow" w:hAnsi="Aptos Narrow"/>
                <w:color w:val="000000"/>
                <w:sz w:val="18"/>
                <w:szCs w:val="18"/>
              </w:rPr>
              <w:t>1</w:t>
            </w:r>
          </w:p>
        </w:tc>
        <w:tc>
          <w:tcPr>
            <w:tcW w:w="530" w:type="pct"/>
            <w:noWrap/>
          </w:tcPr>
          <w:p w14:paraId="40D2DD35" w14:textId="540D896B"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34,10</w:t>
            </w:r>
            <w:r w:rsidR="00AB2B03">
              <w:rPr>
                <w:rFonts w:ascii="Aptos Narrow" w:hAnsi="Aptos Narrow"/>
                <w:color w:val="000000"/>
                <w:sz w:val="18"/>
                <w:szCs w:val="18"/>
              </w:rPr>
              <w:t>4</w:t>
            </w:r>
          </w:p>
        </w:tc>
        <w:tc>
          <w:tcPr>
            <w:tcW w:w="531" w:type="pct"/>
            <w:noWrap/>
          </w:tcPr>
          <w:p w14:paraId="747D00C2" w14:textId="265DBD84"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17,96</w:t>
            </w:r>
            <w:r w:rsidR="00AB2B03">
              <w:rPr>
                <w:rFonts w:ascii="Aptos Narrow" w:hAnsi="Aptos Narrow"/>
                <w:color w:val="000000"/>
                <w:sz w:val="18"/>
                <w:szCs w:val="18"/>
              </w:rPr>
              <w:t>8</w:t>
            </w:r>
          </w:p>
        </w:tc>
        <w:tc>
          <w:tcPr>
            <w:tcW w:w="530" w:type="pct"/>
            <w:noWrap/>
          </w:tcPr>
          <w:p w14:paraId="7A930FC1" w14:textId="753C3D27"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9,64</w:t>
            </w:r>
            <w:r w:rsidR="00AB2B03">
              <w:rPr>
                <w:rFonts w:ascii="Aptos Narrow" w:hAnsi="Aptos Narrow"/>
                <w:color w:val="000000"/>
                <w:sz w:val="18"/>
                <w:szCs w:val="18"/>
              </w:rPr>
              <w:t>2</w:t>
            </w:r>
          </w:p>
        </w:tc>
        <w:tc>
          <w:tcPr>
            <w:tcW w:w="758" w:type="pct"/>
            <w:noWrap/>
          </w:tcPr>
          <w:p w14:paraId="76D053EC" w14:textId="2302F6F5"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816</w:t>
            </w:r>
          </w:p>
        </w:tc>
      </w:tr>
      <w:tr w:rsidR="00C27F65" w:rsidRPr="006306ED" w14:paraId="219B21B0" w14:textId="77777777" w:rsidTr="00FC1BC0">
        <w:trPr>
          <w:cnfStyle w:val="000000100000" w:firstRow="0" w:lastRow="0" w:firstColumn="0" w:lastColumn="0" w:oddVBand="0" w:evenVBand="0" w:oddHBand="1" w:evenHBand="0" w:firstRowFirstColumn="0" w:firstRowLastColumn="0" w:lastRowFirstColumn="0" w:lastRowLastColumn="0"/>
          <w:trHeight w:val="132"/>
        </w:trPr>
        <w:tc>
          <w:tcPr>
            <w:cnfStyle w:val="001000000000" w:firstRow="0" w:lastRow="0" w:firstColumn="1" w:lastColumn="0" w:oddVBand="0" w:evenVBand="0" w:oddHBand="0" w:evenHBand="0" w:firstRowFirstColumn="0" w:firstRowLastColumn="0" w:lastRowFirstColumn="0" w:lastRowLastColumn="0"/>
            <w:tcW w:w="1362" w:type="pct"/>
            <w:noWrap/>
            <w:hideMark/>
          </w:tcPr>
          <w:p w14:paraId="2E71310A" w14:textId="0BD944AA" w:rsidR="00A847F8" w:rsidRPr="00FC1BC0" w:rsidRDefault="00A847F8" w:rsidP="0079546E">
            <w:pPr>
              <w:ind w:firstLine="0"/>
              <w:jc w:val="left"/>
              <w:rPr>
                <w:rFonts w:ascii="Aptos Narrow" w:eastAsia="Times New Roman" w:hAnsi="Aptos Narrow" w:cs="Times New Roman"/>
                <w:color w:val="000000"/>
                <w:sz w:val="18"/>
                <w:szCs w:val="18"/>
              </w:rPr>
            </w:pPr>
            <w:r w:rsidRPr="00FC1BC0">
              <w:rPr>
                <w:rFonts w:ascii="Aptos Narrow" w:eastAsia="Times New Roman" w:hAnsi="Aptos Narrow" w:cs="Times New Roman"/>
                <w:color w:val="000000"/>
                <w:sz w:val="18"/>
                <w:szCs w:val="18"/>
              </w:rPr>
              <w:t>GCAM - N</w:t>
            </w:r>
            <w:r w:rsidR="006306ED">
              <w:rPr>
                <w:rFonts w:ascii="Aptos Narrow" w:eastAsia="Times New Roman" w:hAnsi="Aptos Narrow" w:cs="Times New Roman"/>
                <w:color w:val="000000"/>
                <w:sz w:val="18"/>
                <w:szCs w:val="18"/>
              </w:rPr>
              <w:t>Z</w:t>
            </w:r>
            <w:r w:rsidRPr="00FC1BC0">
              <w:rPr>
                <w:rFonts w:ascii="Aptos Narrow" w:eastAsia="Times New Roman" w:hAnsi="Aptos Narrow" w:cs="Times New Roman"/>
                <w:color w:val="000000"/>
                <w:sz w:val="18"/>
                <w:szCs w:val="18"/>
              </w:rPr>
              <w:t xml:space="preserve"> 2050</w:t>
            </w:r>
          </w:p>
        </w:tc>
        <w:tc>
          <w:tcPr>
            <w:tcW w:w="833" w:type="pct"/>
            <w:noWrap/>
            <w:hideMark/>
          </w:tcPr>
          <w:p w14:paraId="47730B1F" w14:textId="77777777" w:rsidR="00A847F8" w:rsidRPr="00FC1BC0" w:rsidRDefault="00A847F8" w:rsidP="0079546E">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eastAsia="Times New Roman" w:hAnsi="Aptos Narrow" w:cs="Times New Roman"/>
                <w:color w:val="000000"/>
                <w:sz w:val="18"/>
                <w:szCs w:val="18"/>
              </w:rPr>
              <w:t>CO2 | Global</w:t>
            </w:r>
          </w:p>
        </w:tc>
        <w:tc>
          <w:tcPr>
            <w:tcW w:w="0" w:type="pct"/>
            <w:noWrap/>
          </w:tcPr>
          <w:p w14:paraId="237E90D6" w14:textId="292BEE46"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36,039</w:t>
            </w:r>
          </w:p>
        </w:tc>
        <w:tc>
          <w:tcPr>
            <w:tcW w:w="0" w:type="pct"/>
            <w:noWrap/>
          </w:tcPr>
          <w:p w14:paraId="49871CC9" w14:textId="1560B5F8"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25,08</w:t>
            </w:r>
            <w:r w:rsidR="008B6439">
              <w:rPr>
                <w:rFonts w:ascii="Aptos Narrow" w:hAnsi="Aptos Narrow"/>
                <w:color w:val="000000"/>
                <w:sz w:val="18"/>
                <w:szCs w:val="18"/>
              </w:rPr>
              <w:t>5</w:t>
            </w:r>
          </w:p>
        </w:tc>
        <w:tc>
          <w:tcPr>
            <w:tcW w:w="0" w:type="pct"/>
            <w:noWrap/>
          </w:tcPr>
          <w:p w14:paraId="5F6829F4" w14:textId="3A31A9F6"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10,573</w:t>
            </w:r>
          </w:p>
        </w:tc>
        <w:tc>
          <w:tcPr>
            <w:tcW w:w="0" w:type="pct"/>
            <w:noWrap/>
          </w:tcPr>
          <w:p w14:paraId="3A1E54CD" w14:textId="1E52050E"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(3,614)</w:t>
            </w:r>
          </w:p>
        </w:tc>
        <w:tc>
          <w:tcPr>
            <w:tcW w:w="0" w:type="pct"/>
            <w:noWrap/>
          </w:tcPr>
          <w:p w14:paraId="38A80A2D" w14:textId="4B98B6E3"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559</w:t>
            </w:r>
          </w:p>
        </w:tc>
      </w:tr>
      <w:tr w:rsidR="00A3020B" w:rsidRPr="00A3020B" w14:paraId="640FBE9C" w14:textId="77777777" w:rsidTr="00A3020B">
        <w:trPr>
          <w:trHeight w:val="132"/>
        </w:trPr>
        <w:tc>
          <w:tcPr>
            <w:cnfStyle w:val="001000000000" w:firstRow="0" w:lastRow="0" w:firstColumn="1" w:lastColumn="0" w:oddVBand="0" w:evenVBand="0" w:oddHBand="0" w:evenHBand="0" w:firstRowFirstColumn="0" w:firstRowLastColumn="0" w:lastRowFirstColumn="0" w:lastRowLastColumn="0"/>
            <w:tcW w:w="1362" w:type="pct"/>
            <w:noWrap/>
            <w:hideMark/>
          </w:tcPr>
          <w:p w14:paraId="57681F66" w14:textId="546361FB" w:rsidR="00A847F8" w:rsidRPr="00FC1BC0" w:rsidRDefault="00A847F8" w:rsidP="0079546E">
            <w:pPr>
              <w:ind w:firstLine="0"/>
              <w:jc w:val="left"/>
              <w:rPr>
                <w:rFonts w:ascii="Aptos Narrow" w:eastAsia="Times New Roman" w:hAnsi="Aptos Narrow" w:cs="Times New Roman"/>
                <w:color w:val="000000"/>
                <w:sz w:val="18"/>
                <w:szCs w:val="18"/>
              </w:rPr>
            </w:pPr>
            <w:r w:rsidRPr="00FC1BC0">
              <w:rPr>
                <w:rFonts w:ascii="Aptos Narrow" w:eastAsia="Times New Roman" w:hAnsi="Aptos Narrow" w:cs="Times New Roman"/>
                <w:color w:val="000000"/>
                <w:sz w:val="18"/>
                <w:szCs w:val="18"/>
              </w:rPr>
              <w:t>GCAM - B 2°C</w:t>
            </w:r>
          </w:p>
        </w:tc>
        <w:tc>
          <w:tcPr>
            <w:tcW w:w="833" w:type="pct"/>
            <w:noWrap/>
            <w:hideMark/>
          </w:tcPr>
          <w:p w14:paraId="50896A50" w14:textId="77777777" w:rsidR="00A847F8" w:rsidRPr="00FC1BC0" w:rsidRDefault="00A847F8" w:rsidP="0079546E">
            <w:pPr>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eastAsia="Times New Roman" w:hAnsi="Aptos Narrow" w:cs="Times New Roman"/>
                <w:color w:val="000000"/>
                <w:sz w:val="18"/>
                <w:szCs w:val="18"/>
              </w:rPr>
              <w:t>CO2 | Global</w:t>
            </w:r>
          </w:p>
        </w:tc>
        <w:tc>
          <w:tcPr>
            <w:tcW w:w="456" w:type="pct"/>
            <w:noWrap/>
          </w:tcPr>
          <w:p w14:paraId="42C06C3C" w14:textId="03B2B3F4"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36,039</w:t>
            </w:r>
          </w:p>
        </w:tc>
        <w:tc>
          <w:tcPr>
            <w:tcW w:w="530" w:type="pct"/>
            <w:noWrap/>
          </w:tcPr>
          <w:p w14:paraId="6B050639" w14:textId="79AE3BFA"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29,549</w:t>
            </w:r>
          </w:p>
        </w:tc>
        <w:tc>
          <w:tcPr>
            <w:tcW w:w="531" w:type="pct"/>
            <w:noWrap/>
          </w:tcPr>
          <w:p w14:paraId="3ACC9D09" w14:textId="2C3FE9B2"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19,04</w:t>
            </w:r>
            <w:r w:rsidR="008B6439">
              <w:rPr>
                <w:rFonts w:ascii="Aptos Narrow" w:hAnsi="Aptos Narrow"/>
                <w:color w:val="000000"/>
                <w:sz w:val="18"/>
                <w:szCs w:val="18"/>
              </w:rPr>
              <w:t>9</w:t>
            </w:r>
          </w:p>
        </w:tc>
        <w:tc>
          <w:tcPr>
            <w:tcW w:w="530" w:type="pct"/>
            <w:noWrap/>
          </w:tcPr>
          <w:p w14:paraId="56B14480" w14:textId="2AF51F84"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8,8</w:t>
            </w:r>
            <w:r w:rsidR="008B6439">
              <w:rPr>
                <w:rFonts w:ascii="Aptos Narrow" w:hAnsi="Aptos Narrow"/>
                <w:color w:val="000000"/>
                <w:sz w:val="18"/>
                <w:szCs w:val="18"/>
              </w:rPr>
              <w:t>30</w:t>
            </w:r>
          </w:p>
        </w:tc>
        <w:tc>
          <w:tcPr>
            <w:tcW w:w="758" w:type="pct"/>
            <w:noWrap/>
          </w:tcPr>
          <w:p w14:paraId="699DC15B" w14:textId="18C6DA3B"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745</w:t>
            </w:r>
          </w:p>
        </w:tc>
      </w:tr>
      <w:tr w:rsidR="00C27F65" w:rsidRPr="006306ED" w14:paraId="05C6C74A" w14:textId="77777777" w:rsidTr="00FC1BC0">
        <w:trPr>
          <w:cnfStyle w:val="000000100000" w:firstRow="0" w:lastRow="0" w:firstColumn="0" w:lastColumn="0" w:oddVBand="0" w:evenVBand="0" w:oddHBand="1" w:evenHBand="0" w:firstRowFirstColumn="0" w:firstRowLastColumn="0" w:lastRowFirstColumn="0" w:lastRowLastColumn="0"/>
          <w:trHeight w:val="134"/>
        </w:trPr>
        <w:tc>
          <w:tcPr>
            <w:cnfStyle w:val="001000000000" w:firstRow="0" w:lastRow="0" w:firstColumn="1" w:lastColumn="0" w:oddVBand="0" w:evenVBand="0" w:oddHBand="0" w:evenHBand="0" w:firstRowFirstColumn="0" w:firstRowLastColumn="0" w:lastRowFirstColumn="0" w:lastRowLastColumn="0"/>
            <w:tcW w:w="1362" w:type="pct"/>
            <w:noWrap/>
            <w:hideMark/>
          </w:tcPr>
          <w:p w14:paraId="4B105EDB" w14:textId="0E94BCAE" w:rsidR="00A847F8" w:rsidRPr="00FC1BC0" w:rsidRDefault="00A847F8" w:rsidP="0079546E">
            <w:pPr>
              <w:ind w:firstLine="0"/>
              <w:jc w:val="left"/>
              <w:rPr>
                <w:rFonts w:ascii="Aptos Narrow" w:eastAsia="Times New Roman" w:hAnsi="Aptos Narrow" w:cs="Times New Roman"/>
                <w:color w:val="000000"/>
                <w:sz w:val="18"/>
                <w:szCs w:val="18"/>
                <w:lang w:val="de-DE"/>
              </w:rPr>
            </w:pPr>
            <w:r w:rsidRPr="00FC1BC0">
              <w:rPr>
                <w:rFonts w:ascii="Aptos Narrow" w:eastAsia="Times New Roman" w:hAnsi="Aptos Narrow" w:cs="Times New Roman"/>
                <w:color w:val="000000"/>
                <w:sz w:val="18"/>
                <w:szCs w:val="18"/>
                <w:lang w:val="de-DE"/>
              </w:rPr>
              <w:t>MESSAGEix-GLOBIOM - N</w:t>
            </w:r>
            <w:r w:rsidR="00A3020B">
              <w:rPr>
                <w:rFonts w:ascii="Aptos Narrow" w:eastAsia="Times New Roman" w:hAnsi="Aptos Narrow" w:cs="Times New Roman"/>
                <w:color w:val="000000"/>
                <w:sz w:val="18"/>
                <w:szCs w:val="18"/>
                <w:lang w:val="de-DE"/>
              </w:rPr>
              <w:t>Z</w:t>
            </w:r>
            <w:r w:rsidRPr="00FC1BC0">
              <w:rPr>
                <w:rFonts w:ascii="Aptos Narrow" w:eastAsia="Times New Roman" w:hAnsi="Aptos Narrow" w:cs="Times New Roman"/>
                <w:color w:val="000000"/>
                <w:sz w:val="18"/>
                <w:szCs w:val="18"/>
                <w:lang w:val="de-DE"/>
              </w:rPr>
              <w:t xml:space="preserve"> 2050</w:t>
            </w:r>
          </w:p>
        </w:tc>
        <w:tc>
          <w:tcPr>
            <w:tcW w:w="833" w:type="pct"/>
            <w:noWrap/>
            <w:hideMark/>
          </w:tcPr>
          <w:p w14:paraId="4E13DEE2" w14:textId="77777777" w:rsidR="00A847F8" w:rsidRPr="00FC1BC0" w:rsidRDefault="00A847F8" w:rsidP="0079546E">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eastAsia="Times New Roman" w:hAnsi="Aptos Narrow" w:cs="Times New Roman"/>
                <w:color w:val="000000"/>
                <w:sz w:val="18"/>
                <w:szCs w:val="18"/>
              </w:rPr>
              <w:t>CO2 | Global</w:t>
            </w:r>
          </w:p>
        </w:tc>
        <w:tc>
          <w:tcPr>
            <w:tcW w:w="0" w:type="pct"/>
            <w:noWrap/>
          </w:tcPr>
          <w:p w14:paraId="6B5A7072" w14:textId="7B171EF9"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41,469</w:t>
            </w:r>
          </w:p>
        </w:tc>
        <w:tc>
          <w:tcPr>
            <w:tcW w:w="0" w:type="pct"/>
            <w:noWrap/>
          </w:tcPr>
          <w:p w14:paraId="0798B848" w14:textId="410C2666"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25,870</w:t>
            </w:r>
          </w:p>
        </w:tc>
        <w:tc>
          <w:tcPr>
            <w:tcW w:w="0" w:type="pct"/>
            <w:noWrap/>
          </w:tcPr>
          <w:p w14:paraId="08E2672B" w14:textId="0A29FF49"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12,61</w:t>
            </w:r>
            <w:r w:rsidR="008B6439">
              <w:rPr>
                <w:rFonts w:ascii="Aptos Narrow" w:hAnsi="Aptos Narrow"/>
                <w:color w:val="000000"/>
                <w:sz w:val="18"/>
                <w:szCs w:val="18"/>
              </w:rPr>
              <w:t>7</w:t>
            </w:r>
          </w:p>
        </w:tc>
        <w:tc>
          <w:tcPr>
            <w:tcW w:w="0" w:type="pct"/>
            <w:noWrap/>
          </w:tcPr>
          <w:p w14:paraId="709C9B42" w14:textId="08333A09"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4,529</w:t>
            </w:r>
          </w:p>
        </w:tc>
        <w:tc>
          <w:tcPr>
            <w:tcW w:w="0" w:type="pct"/>
            <w:noWrap/>
          </w:tcPr>
          <w:p w14:paraId="42FD2D7C" w14:textId="30462CAF"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667</w:t>
            </w:r>
          </w:p>
        </w:tc>
      </w:tr>
      <w:tr w:rsidR="00A3020B" w:rsidRPr="00A3020B" w14:paraId="00BCB3AE" w14:textId="77777777" w:rsidTr="00A3020B">
        <w:trPr>
          <w:trHeight w:val="136"/>
        </w:trPr>
        <w:tc>
          <w:tcPr>
            <w:cnfStyle w:val="001000000000" w:firstRow="0" w:lastRow="0" w:firstColumn="1" w:lastColumn="0" w:oddVBand="0" w:evenVBand="0" w:oddHBand="0" w:evenHBand="0" w:firstRowFirstColumn="0" w:firstRowLastColumn="0" w:lastRowFirstColumn="0" w:lastRowLastColumn="0"/>
            <w:tcW w:w="1362" w:type="pct"/>
            <w:noWrap/>
            <w:hideMark/>
          </w:tcPr>
          <w:p w14:paraId="35D8222C" w14:textId="4C3FA380" w:rsidR="00A847F8" w:rsidRPr="00FC1BC0" w:rsidRDefault="00A847F8" w:rsidP="0079546E">
            <w:pPr>
              <w:ind w:firstLine="0"/>
              <w:jc w:val="left"/>
              <w:rPr>
                <w:rFonts w:ascii="Aptos Narrow" w:eastAsia="Times New Roman" w:hAnsi="Aptos Narrow" w:cs="Times New Roman"/>
                <w:color w:val="000000"/>
                <w:sz w:val="18"/>
                <w:szCs w:val="18"/>
              </w:rPr>
            </w:pPr>
            <w:r w:rsidRPr="00FC1BC0">
              <w:rPr>
                <w:rFonts w:ascii="Aptos Narrow" w:eastAsia="Times New Roman" w:hAnsi="Aptos Narrow" w:cs="Times New Roman"/>
                <w:color w:val="000000"/>
                <w:sz w:val="18"/>
                <w:szCs w:val="18"/>
              </w:rPr>
              <w:t>MESSAGEix-GLOBIOM - B 2°C</w:t>
            </w:r>
          </w:p>
        </w:tc>
        <w:tc>
          <w:tcPr>
            <w:tcW w:w="833" w:type="pct"/>
            <w:noWrap/>
            <w:hideMark/>
          </w:tcPr>
          <w:p w14:paraId="3FA3C5FB" w14:textId="77777777" w:rsidR="00A847F8" w:rsidRPr="00FC1BC0" w:rsidRDefault="00A847F8" w:rsidP="0079546E">
            <w:pPr>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eastAsia="Times New Roman" w:hAnsi="Aptos Narrow" w:cs="Times New Roman"/>
                <w:color w:val="000000"/>
                <w:sz w:val="18"/>
                <w:szCs w:val="18"/>
              </w:rPr>
              <w:t>CO2 | Global</w:t>
            </w:r>
          </w:p>
        </w:tc>
        <w:tc>
          <w:tcPr>
            <w:tcW w:w="456" w:type="pct"/>
            <w:noWrap/>
          </w:tcPr>
          <w:p w14:paraId="08EEF96A" w14:textId="4070530C"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41,469</w:t>
            </w:r>
          </w:p>
        </w:tc>
        <w:tc>
          <w:tcPr>
            <w:tcW w:w="530" w:type="pct"/>
            <w:noWrap/>
          </w:tcPr>
          <w:p w14:paraId="52E31912" w14:textId="302EBC44"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33,85</w:t>
            </w:r>
            <w:r w:rsidR="008B6439">
              <w:rPr>
                <w:rFonts w:ascii="Aptos Narrow" w:hAnsi="Aptos Narrow"/>
                <w:color w:val="000000"/>
                <w:sz w:val="18"/>
                <w:szCs w:val="18"/>
              </w:rPr>
              <w:t>5</w:t>
            </w:r>
          </w:p>
        </w:tc>
        <w:tc>
          <w:tcPr>
            <w:tcW w:w="531" w:type="pct"/>
            <w:noWrap/>
          </w:tcPr>
          <w:p w14:paraId="6D459EE7" w14:textId="0BF94C6E"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26,566</w:t>
            </w:r>
          </w:p>
        </w:tc>
        <w:tc>
          <w:tcPr>
            <w:tcW w:w="530" w:type="pct"/>
            <w:noWrap/>
          </w:tcPr>
          <w:p w14:paraId="22EDFC2E" w14:textId="75F5D5A0"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17,49</w:t>
            </w:r>
            <w:r w:rsidR="00A42B5D">
              <w:rPr>
                <w:rFonts w:ascii="Aptos Narrow" w:hAnsi="Aptos Narrow"/>
                <w:color w:val="000000"/>
                <w:sz w:val="18"/>
                <w:szCs w:val="18"/>
              </w:rPr>
              <w:t>9</w:t>
            </w:r>
          </w:p>
        </w:tc>
        <w:tc>
          <w:tcPr>
            <w:tcW w:w="758" w:type="pct"/>
            <w:noWrap/>
          </w:tcPr>
          <w:p w14:paraId="1EF038B8" w14:textId="731147C5"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94</w:t>
            </w:r>
            <w:r w:rsidR="00B21328">
              <w:rPr>
                <w:rFonts w:ascii="Aptos Narrow" w:hAnsi="Aptos Narrow"/>
                <w:color w:val="000000"/>
                <w:sz w:val="18"/>
                <w:szCs w:val="18"/>
              </w:rPr>
              <w:t>7</w:t>
            </w:r>
          </w:p>
        </w:tc>
      </w:tr>
      <w:tr w:rsidR="00C27F65" w:rsidRPr="006306ED" w14:paraId="674E36EE" w14:textId="77777777" w:rsidTr="00FC1BC0">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362" w:type="pct"/>
            <w:noWrap/>
            <w:hideMark/>
          </w:tcPr>
          <w:p w14:paraId="6245BC9A" w14:textId="5ADB930B" w:rsidR="00A847F8" w:rsidRPr="00FC1BC0" w:rsidRDefault="00A847F8" w:rsidP="0079546E">
            <w:pPr>
              <w:ind w:firstLine="0"/>
              <w:jc w:val="left"/>
              <w:rPr>
                <w:rFonts w:ascii="Aptos Narrow" w:eastAsia="Times New Roman" w:hAnsi="Aptos Narrow" w:cs="Times New Roman"/>
                <w:color w:val="000000"/>
                <w:sz w:val="18"/>
                <w:szCs w:val="18"/>
              </w:rPr>
            </w:pPr>
            <w:r w:rsidRPr="00FC1BC0">
              <w:rPr>
                <w:rFonts w:ascii="Aptos Narrow" w:eastAsia="Times New Roman" w:hAnsi="Aptos Narrow" w:cs="Times New Roman"/>
                <w:color w:val="000000"/>
                <w:sz w:val="18"/>
                <w:szCs w:val="18"/>
              </w:rPr>
              <w:t>REMIND-MAgPIE - NZ 2050</w:t>
            </w:r>
          </w:p>
        </w:tc>
        <w:tc>
          <w:tcPr>
            <w:tcW w:w="833" w:type="pct"/>
            <w:noWrap/>
            <w:hideMark/>
          </w:tcPr>
          <w:p w14:paraId="28614819" w14:textId="77777777" w:rsidR="00A847F8" w:rsidRPr="00FC1BC0" w:rsidRDefault="00A847F8" w:rsidP="0079546E">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eastAsia="Times New Roman" w:hAnsi="Aptos Narrow" w:cs="Times New Roman"/>
                <w:color w:val="000000"/>
                <w:sz w:val="18"/>
                <w:szCs w:val="18"/>
              </w:rPr>
              <w:t>CO2 | Steel sector</w:t>
            </w:r>
          </w:p>
        </w:tc>
        <w:tc>
          <w:tcPr>
            <w:tcW w:w="0" w:type="pct"/>
            <w:noWrap/>
          </w:tcPr>
          <w:p w14:paraId="3717B874" w14:textId="34A50123"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2,399</w:t>
            </w:r>
          </w:p>
        </w:tc>
        <w:tc>
          <w:tcPr>
            <w:tcW w:w="0" w:type="pct"/>
            <w:noWrap/>
          </w:tcPr>
          <w:p w14:paraId="240C1E06" w14:textId="39296405"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705</w:t>
            </w:r>
          </w:p>
        </w:tc>
        <w:tc>
          <w:tcPr>
            <w:tcW w:w="0" w:type="pct"/>
            <w:noWrap/>
          </w:tcPr>
          <w:p w14:paraId="7FE88486" w14:textId="03EEF886"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71</w:t>
            </w:r>
          </w:p>
        </w:tc>
        <w:tc>
          <w:tcPr>
            <w:tcW w:w="0" w:type="pct"/>
            <w:noWrap/>
          </w:tcPr>
          <w:p w14:paraId="1630F94D" w14:textId="01C0E4F4"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14</w:t>
            </w:r>
          </w:p>
        </w:tc>
        <w:tc>
          <w:tcPr>
            <w:tcW w:w="0" w:type="pct"/>
            <w:noWrap/>
          </w:tcPr>
          <w:p w14:paraId="6FD8B2BF" w14:textId="601C27ED"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21</w:t>
            </w:r>
          </w:p>
        </w:tc>
      </w:tr>
      <w:tr w:rsidR="00A3020B" w:rsidRPr="00A3020B" w14:paraId="36A70A51" w14:textId="77777777" w:rsidTr="00A3020B">
        <w:trPr>
          <w:trHeight w:val="260"/>
        </w:trPr>
        <w:tc>
          <w:tcPr>
            <w:cnfStyle w:val="001000000000" w:firstRow="0" w:lastRow="0" w:firstColumn="1" w:lastColumn="0" w:oddVBand="0" w:evenVBand="0" w:oddHBand="0" w:evenHBand="0" w:firstRowFirstColumn="0" w:firstRowLastColumn="0" w:lastRowFirstColumn="0" w:lastRowLastColumn="0"/>
            <w:tcW w:w="1362" w:type="pct"/>
            <w:noWrap/>
            <w:hideMark/>
          </w:tcPr>
          <w:p w14:paraId="3E9E37E1" w14:textId="021D005E" w:rsidR="00A847F8" w:rsidRPr="00FC1BC0" w:rsidRDefault="00A847F8" w:rsidP="0079546E">
            <w:pPr>
              <w:ind w:firstLine="0"/>
              <w:jc w:val="left"/>
              <w:rPr>
                <w:rFonts w:ascii="Aptos Narrow" w:eastAsia="Times New Roman" w:hAnsi="Aptos Narrow" w:cs="Times New Roman"/>
                <w:color w:val="000000"/>
                <w:sz w:val="18"/>
                <w:szCs w:val="18"/>
              </w:rPr>
            </w:pPr>
            <w:r w:rsidRPr="00FC1BC0">
              <w:rPr>
                <w:rFonts w:ascii="Aptos Narrow" w:eastAsia="Times New Roman" w:hAnsi="Aptos Narrow" w:cs="Times New Roman"/>
                <w:color w:val="000000"/>
                <w:sz w:val="18"/>
                <w:szCs w:val="18"/>
              </w:rPr>
              <w:t>REMIND-MAgPIE - B 2°C</w:t>
            </w:r>
          </w:p>
        </w:tc>
        <w:tc>
          <w:tcPr>
            <w:tcW w:w="833" w:type="pct"/>
            <w:noWrap/>
            <w:hideMark/>
          </w:tcPr>
          <w:p w14:paraId="56D29066" w14:textId="77777777" w:rsidR="00A847F8" w:rsidRPr="00FC1BC0" w:rsidRDefault="00A847F8" w:rsidP="0079546E">
            <w:pPr>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eastAsia="Times New Roman" w:hAnsi="Aptos Narrow" w:cs="Times New Roman"/>
                <w:color w:val="000000"/>
                <w:sz w:val="18"/>
                <w:szCs w:val="18"/>
              </w:rPr>
              <w:t>CO2 | Steel sector</w:t>
            </w:r>
          </w:p>
        </w:tc>
        <w:tc>
          <w:tcPr>
            <w:tcW w:w="456" w:type="pct"/>
            <w:noWrap/>
          </w:tcPr>
          <w:p w14:paraId="66FA74D7" w14:textId="2DA3B745"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2,399</w:t>
            </w:r>
          </w:p>
        </w:tc>
        <w:tc>
          <w:tcPr>
            <w:tcW w:w="530" w:type="pct"/>
            <w:noWrap/>
          </w:tcPr>
          <w:p w14:paraId="31614981" w14:textId="7CBA907B"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1,45</w:t>
            </w:r>
            <w:r w:rsidR="008B6439">
              <w:rPr>
                <w:rFonts w:ascii="Aptos Narrow" w:hAnsi="Aptos Narrow"/>
                <w:color w:val="000000"/>
                <w:sz w:val="18"/>
                <w:szCs w:val="18"/>
              </w:rPr>
              <w:t>9</w:t>
            </w:r>
          </w:p>
        </w:tc>
        <w:tc>
          <w:tcPr>
            <w:tcW w:w="531" w:type="pct"/>
            <w:noWrap/>
          </w:tcPr>
          <w:p w14:paraId="7C4D94D4" w14:textId="1C45BB4B"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538</w:t>
            </w:r>
          </w:p>
        </w:tc>
        <w:tc>
          <w:tcPr>
            <w:tcW w:w="530" w:type="pct"/>
            <w:noWrap/>
          </w:tcPr>
          <w:p w14:paraId="47538758" w14:textId="3A2EE26C"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212</w:t>
            </w:r>
          </w:p>
        </w:tc>
        <w:tc>
          <w:tcPr>
            <w:tcW w:w="758" w:type="pct"/>
            <w:noWrap/>
          </w:tcPr>
          <w:p w14:paraId="6A7C1E65" w14:textId="33B10939"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35</w:t>
            </w:r>
          </w:p>
        </w:tc>
      </w:tr>
      <w:tr w:rsidR="00C27F65" w:rsidRPr="006306ED" w14:paraId="4C610C7E" w14:textId="77777777" w:rsidTr="00FC1BC0">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362" w:type="pct"/>
            <w:noWrap/>
            <w:hideMark/>
          </w:tcPr>
          <w:p w14:paraId="4143A868" w14:textId="16DAAD05" w:rsidR="00A847F8" w:rsidRPr="00FC1BC0" w:rsidRDefault="00A847F8" w:rsidP="0079546E">
            <w:pPr>
              <w:ind w:firstLine="0"/>
              <w:jc w:val="left"/>
              <w:rPr>
                <w:rFonts w:ascii="Aptos Narrow" w:eastAsia="Times New Roman" w:hAnsi="Aptos Narrow" w:cs="Times New Roman"/>
                <w:color w:val="000000"/>
                <w:sz w:val="18"/>
                <w:szCs w:val="18"/>
              </w:rPr>
            </w:pPr>
            <w:r w:rsidRPr="00FC1BC0">
              <w:rPr>
                <w:rFonts w:ascii="Aptos Narrow" w:eastAsia="Times New Roman" w:hAnsi="Aptos Narrow" w:cs="Times New Roman"/>
                <w:color w:val="000000"/>
                <w:sz w:val="18"/>
                <w:szCs w:val="18"/>
              </w:rPr>
              <w:t>GCAM - NZ 2050</w:t>
            </w:r>
          </w:p>
        </w:tc>
        <w:tc>
          <w:tcPr>
            <w:tcW w:w="833" w:type="pct"/>
            <w:noWrap/>
            <w:hideMark/>
          </w:tcPr>
          <w:p w14:paraId="5BA07599" w14:textId="77777777" w:rsidR="00A847F8" w:rsidRPr="00FC1BC0" w:rsidRDefault="00A847F8" w:rsidP="0079546E">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eastAsia="Times New Roman" w:hAnsi="Aptos Narrow" w:cs="Times New Roman"/>
                <w:color w:val="000000"/>
                <w:sz w:val="18"/>
                <w:szCs w:val="18"/>
              </w:rPr>
              <w:t>CO2 | Steel sector</w:t>
            </w:r>
          </w:p>
        </w:tc>
        <w:tc>
          <w:tcPr>
            <w:tcW w:w="0" w:type="pct"/>
            <w:noWrap/>
          </w:tcPr>
          <w:p w14:paraId="35CC43ED" w14:textId="5E2C57E8"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2,999</w:t>
            </w:r>
          </w:p>
        </w:tc>
        <w:tc>
          <w:tcPr>
            <w:tcW w:w="0" w:type="pct"/>
            <w:noWrap/>
          </w:tcPr>
          <w:p w14:paraId="7856B0AA" w14:textId="663536DF"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1,595</w:t>
            </w:r>
          </w:p>
        </w:tc>
        <w:tc>
          <w:tcPr>
            <w:tcW w:w="0" w:type="pct"/>
            <w:noWrap/>
          </w:tcPr>
          <w:p w14:paraId="30C4543B" w14:textId="2286EFD1"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363</w:t>
            </w:r>
          </w:p>
        </w:tc>
        <w:tc>
          <w:tcPr>
            <w:tcW w:w="0" w:type="pct"/>
            <w:noWrap/>
          </w:tcPr>
          <w:p w14:paraId="76E0399E" w14:textId="2DAAE07F"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14</w:t>
            </w:r>
            <w:r w:rsidR="00A42B5D">
              <w:rPr>
                <w:rFonts w:ascii="Aptos Narrow" w:hAnsi="Aptos Narrow"/>
                <w:color w:val="000000"/>
                <w:sz w:val="18"/>
                <w:szCs w:val="18"/>
              </w:rPr>
              <w:t>8</w:t>
            </w:r>
          </w:p>
        </w:tc>
        <w:tc>
          <w:tcPr>
            <w:tcW w:w="0" w:type="pct"/>
            <w:noWrap/>
          </w:tcPr>
          <w:p w14:paraId="130F489B" w14:textId="0F732B20"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37</w:t>
            </w:r>
          </w:p>
        </w:tc>
      </w:tr>
      <w:tr w:rsidR="00A3020B" w:rsidRPr="00A3020B" w14:paraId="01A9111C" w14:textId="77777777" w:rsidTr="00A3020B">
        <w:trPr>
          <w:trHeight w:val="260"/>
        </w:trPr>
        <w:tc>
          <w:tcPr>
            <w:cnfStyle w:val="001000000000" w:firstRow="0" w:lastRow="0" w:firstColumn="1" w:lastColumn="0" w:oddVBand="0" w:evenVBand="0" w:oddHBand="0" w:evenHBand="0" w:firstRowFirstColumn="0" w:firstRowLastColumn="0" w:lastRowFirstColumn="0" w:lastRowLastColumn="0"/>
            <w:tcW w:w="1362" w:type="pct"/>
            <w:noWrap/>
            <w:hideMark/>
          </w:tcPr>
          <w:p w14:paraId="422921BA" w14:textId="48AAC383" w:rsidR="00A847F8" w:rsidRPr="00FC1BC0" w:rsidRDefault="00A847F8" w:rsidP="0079546E">
            <w:pPr>
              <w:ind w:firstLine="0"/>
              <w:jc w:val="left"/>
              <w:rPr>
                <w:rFonts w:ascii="Aptos Narrow" w:eastAsia="Times New Roman" w:hAnsi="Aptos Narrow" w:cs="Times New Roman"/>
                <w:color w:val="000000"/>
                <w:sz w:val="18"/>
                <w:szCs w:val="18"/>
              </w:rPr>
            </w:pPr>
            <w:r w:rsidRPr="00FC1BC0">
              <w:rPr>
                <w:rFonts w:ascii="Aptos Narrow" w:eastAsia="Times New Roman" w:hAnsi="Aptos Narrow" w:cs="Times New Roman"/>
                <w:color w:val="000000"/>
                <w:sz w:val="18"/>
                <w:szCs w:val="18"/>
              </w:rPr>
              <w:t>GCAM  - B 2°C</w:t>
            </w:r>
          </w:p>
        </w:tc>
        <w:tc>
          <w:tcPr>
            <w:tcW w:w="833" w:type="pct"/>
            <w:noWrap/>
            <w:hideMark/>
          </w:tcPr>
          <w:p w14:paraId="3EFFC240" w14:textId="77777777" w:rsidR="00A847F8" w:rsidRPr="00FC1BC0" w:rsidRDefault="00A847F8" w:rsidP="0079546E">
            <w:pPr>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eastAsia="Times New Roman" w:hAnsi="Aptos Narrow" w:cs="Times New Roman"/>
                <w:color w:val="000000"/>
                <w:sz w:val="18"/>
                <w:szCs w:val="18"/>
              </w:rPr>
              <w:t>CO2 | Steel sector</w:t>
            </w:r>
          </w:p>
        </w:tc>
        <w:tc>
          <w:tcPr>
            <w:tcW w:w="456" w:type="pct"/>
            <w:noWrap/>
          </w:tcPr>
          <w:p w14:paraId="74CBD761" w14:textId="5A1B47A3"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2,999</w:t>
            </w:r>
          </w:p>
        </w:tc>
        <w:tc>
          <w:tcPr>
            <w:tcW w:w="530" w:type="pct"/>
            <w:noWrap/>
          </w:tcPr>
          <w:p w14:paraId="4B12A50A" w14:textId="63982A41"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1,823</w:t>
            </w:r>
          </w:p>
        </w:tc>
        <w:tc>
          <w:tcPr>
            <w:tcW w:w="531" w:type="pct"/>
            <w:noWrap/>
          </w:tcPr>
          <w:p w14:paraId="255253C4" w14:textId="5F99EAFC"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669</w:t>
            </w:r>
          </w:p>
        </w:tc>
        <w:tc>
          <w:tcPr>
            <w:tcW w:w="530" w:type="pct"/>
            <w:noWrap/>
          </w:tcPr>
          <w:p w14:paraId="62644597" w14:textId="2ED8AA8D"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259</w:t>
            </w:r>
          </w:p>
        </w:tc>
        <w:tc>
          <w:tcPr>
            <w:tcW w:w="758" w:type="pct"/>
            <w:noWrap/>
          </w:tcPr>
          <w:p w14:paraId="3BCEA552" w14:textId="4913B75E"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43</w:t>
            </w:r>
          </w:p>
        </w:tc>
      </w:tr>
      <w:tr w:rsidR="00C27F65" w:rsidRPr="006306ED" w14:paraId="19D161DE" w14:textId="77777777" w:rsidTr="00FC1BC0">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362" w:type="pct"/>
            <w:noWrap/>
            <w:hideMark/>
          </w:tcPr>
          <w:p w14:paraId="4E021C3D" w14:textId="48CC9D81" w:rsidR="00A847F8" w:rsidRPr="00FC1BC0" w:rsidRDefault="00A847F8" w:rsidP="0079546E">
            <w:pPr>
              <w:ind w:firstLine="0"/>
              <w:jc w:val="left"/>
              <w:rPr>
                <w:rFonts w:ascii="Aptos Narrow" w:eastAsia="Times New Roman" w:hAnsi="Aptos Narrow" w:cs="Times New Roman"/>
                <w:color w:val="000000"/>
                <w:sz w:val="18"/>
                <w:szCs w:val="18"/>
                <w:lang w:val="de-DE"/>
              </w:rPr>
            </w:pPr>
            <w:r w:rsidRPr="00FC1BC0">
              <w:rPr>
                <w:rFonts w:ascii="Aptos Narrow" w:eastAsia="Times New Roman" w:hAnsi="Aptos Narrow" w:cs="Times New Roman"/>
                <w:color w:val="000000"/>
                <w:sz w:val="18"/>
                <w:szCs w:val="18"/>
                <w:lang w:val="de-DE"/>
              </w:rPr>
              <w:t>MESSAGEix-GLOBIOM - NZ 2050</w:t>
            </w:r>
          </w:p>
        </w:tc>
        <w:tc>
          <w:tcPr>
            <w:tcW w:w="833" w:type="pct"/>
            <w:noWrap/>
            <w:hideMark/>
          </w:tcPr>
          <w:p w14:paraId="42022B6D" w14:textId="77777777" w:rsidR="00A847F8" w:rsidRPr="00FC1BC0" w:rsidRDefault="00A847F8" w:rsidP="0079546E">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eastAsia="Times New Roman" w:hAnsi="Aptos Narrow" w:cs="Times New Roman"/>
                <w:color w:val="000000"/>
                <w:sz w:val="18"/>
                <w:szCs w:val="18"/>
              </w:rPr>
              <w:t>CO2 | Steel sector</w:t>
            </w:r>
          </w:p>
        </w:tc>
        <w:tc>
          <w:tcPr>
            <w:tcW w:w="0" w:type="pct"/>
            <w:noWrap/>
          </w:tcPr>
          <w:p w14:paraId="6848BCAD" w14:textId="6CC328B7"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2,866</w:t>
            </w:r>
          </w:p>
        </w:tc>
        <w:tc>
          <w:tcPr>
            <w:tcW w:w="0" w:type="pct"/>
            <w:noWrap/>
          </w:tcPr>
          <w:p w14:paraId="497B2F02" w14:textId="15FDDFEE"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2,799</w:t>
            </w:r>
          </w:p>
        </w:tc>
        <w:tc>
          <w:tcPr>
            <w:tcW w:w="0" w:type="pct"/>
            <w:noWrap/>
          </w:tcPr>
          <w:p w14:paraId="15C74ABA" w14:textId="47847338"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2,27</w:t>
            </w:r>
            <w:r w:rsidR="008B6439">
              <w:rPr>
                <w:rFonts w:ascii="Aptos Narrow" w:hAnsi="Aptos Narrow"/>
                <w:color w:val="000000"/>
                <w:sz w:val="18"/>
                <w:szCs w:val="18"/>
              </w:rPr>
              <w:t>4</w:t>
            </w:r>
          </w:p>
        </w:tc>
        <w:tc>
          <w:tcPr>
            <w:tcW w:w="0" w:type="pct"/>
            <w:noWrap/>
          </w:tcPr>
          <w:p w14:paraId="198A83BC" w14:textId="3F45094E"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1,85</w:t>
            </w:r>
            <w:r w:rsidR="00A42B5D">
              <w:rPr>
                <w:rFonts w:ascii="Aptos Narrow" w:hAnsi="Aptos Narrow"/>
                <w:color w:val="000000"/>
                <w:sz w:val="18"/>
                <w:szCs w:val="18"/>
              </w:rPr>
              <w:t>2</w:t>
            </w:r>
          </w:p>
        </w:tc>
        <w:tc>
          <w:tcPr>
            <w:tcW w:w="0" w:type="pct"/>
            <w:noWrap/>
          </w:tcPr>
          <w:p w14:paraId="71EC85AE" w14:textId="5682C6A2"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7</w:t>
            </w:r>
            <w:r w:rsidR="00B21328">
              <w:rPr>
                <w:rFonts w:ascii="Aptos Narrow" w:hAnsi="Aptos Narrow"/>
                <w:color w:val="000000"/>
                <w:sz w:val="18"/>
                <w:szCs w:val="18"/>
              </w:rPr>
              <w:t>8</w:t>
            </w:r>
          </w:p>
        </w:tc>
      </w:tr>
      <w:tr w:rsidR="00A3020B" w:rsidRPr="00A3020B" w14:paraId="250782E3" w14:textId="77777777" w:rsidTr="00A3020B">
        <w:trPr>
          <w:trHeight w:val="260"/>
        </w:trPr>
        <w:tc>
          <w:tcPr>
            <w:cnfStyle w:val="001000000000" w:firstRow="0" w:lastRow="0" w:firstColumn="1" w:lastColumn="0" w:oddVBand="0" w:evenVBand="0" w:oddHBand="0" w:evenHBand="0" w:firstRowFirstColumn="0" w:firstRowLastColumn="0" w:lastRowFirstColumn="0" w:lastRowLastColumn="0"/>
            <w:tcW w:w="1362" w:type="pct"/>
            <w:noWrap/>
            <w:hideMark/>
          </w:tcPr>
          <w:p w14:paraId="10A44CA8" w14:textId="2DB548AC" w:rsidR="00A847F8" w:rsidRPr="00FC1BC0" w:rsidRDefault="00A847F8" w:rsidP="0079546E">
            <w:pPr>
              <w:ind w:firstLine="0"/>
              <w:jc w:val="left"/>
              <w:rPr>
                <w:rFonts w:ascii="Aptos Narrow" w:eastAsia="Times New Roman" w:hAnsi="Aptos Narrow" w:cs="Times New Roman"/>
                <w:color w:val="000000"/>
                <w:sz w:val="18"/>
                <w:szCs w:val="18"/>
              </w:rPr>
            </w:pPr>
            <w:r w:rsidRPr="00FC1BC0">
              <w:rPr>
                <w:rFonts w:ascii="Aptos Narrow" w:eastAsia="Times New Roman" w:hAnsi="Aptos Narrow" w:cs="Times New Roman"/>
                <w:color w:val="000000"/>
                <w:sz w:val="18"/>
                <w:szCs w:val="18"/>
              </w:rPr>
              <w:t>MESSAGEix-GLOBIOM - B 2°C</w:t>
            </w:r>
          </w:p>
        </w:tc>
        <w:tc>
          <w:tcPr>
            <w:tcW w:w="833" w:type="pct"/>
            <w:noWrap/>
            <w:hideMark/>
          </w:tcPr>
          <w:p w14:paraId="0A1D75B1" w14:textId="77777777" w:rsidR="00A847F8" w:rsidRPr="00FC1BC0" w:rsidRDefault="00A847F8" w:rsidP="0079546E">
            <w:pPr>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eastAsia="Times New Roman" w:hAnsi="Aptos Narrow" w:cs="Times New Roman"/>
                <w:color w:val="000000"/>
                <w:sz w:val="18"/>
                <w:szCs w:val="18"/>
              </w:rPr>
              <w:t>CO2 | Steel sector</w:t>
            </w:r>
          </w:p>
        </w:tc>
        <w:tc>
          <w:tcPr>
            <w:tcW w:w="456" w:type="pct"/>
            <w:noWrap/>
          </w:tcPr>
          <w:p w14:paraId="2738C4AB" w14:textId="1EB1B871"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2,866</w:t>
            </w:r>
          </w:p>
        </w:tc>
        <w:tc>
          <w:tcPr>
            <w:tcW w:w="530" w:type="pct"/>
            <w:noWrap/>
          </w:tcPr>
          <w:p w14:paraId="47DDA4E5" w14:textId="22FD853E"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2,855</w:t>
            </w:r>
          </w:p>
        </w:tc>
        <w:tc>
          <w:tcPr>
            <w:tcW w:w="531" w:type="pct"/>
            <w:noWrap/>
          </w:tcPr>
          <w:p w14:paraId="1D0BB7B1" w14:textId="72ED6C38"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2,4</w:t>
            </w:r>
            <w:r w:rsidR="008B6439">
              <w:rPr>
                <w:rFonts w:ascii="Aptos Narrow" w:hAnsi="Aptos Narrow"/>
                <w:color w:val="000000"/>
                <w:sz w:val="18"/>
                <w:szCs w:val="18"/>
              </w:rPr>
              <w:t>90</w:t>
            </w:r>
          </w:p>
        </w:tc>
        <w:tc>
          <w:tcPr>
            <w:tcW w:w="530" w:type="pct"/>
            <w:noWrap/>
          </w:tcPr>
          <w:p w14:paraId="6592B440" w14:textId="195D923D"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2,122</w:t>
            </w:r>
          </w:p>
        </w:tc>
        <w:tc>
          <w:tcPr>
            <w:tcW w:w="758" w:type="pct"/>
            <w:noWrap/>
          </w:tcPr>
          <w:p w14:paraId="4819E8DF" w14:textId="35BFE53C"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8</w:t>
            </w:r>
            <w:r w:rsidR="00B21328">
              <w:rPr>
                <w:rFonts w:ascii="Aptos Narrow" w:hAnsi="Aptos Narrow"/>
                <w:color w:val="000000"/>
                <w:sz w:val="18"/>
                <w:szCs w:val="18"/>
              </w:rPr>
              <w:t>2</w:t>
            </w:r>
          </w:p>
        </w:tc>
      </w:tr>
      <w:tr w:rsidR="00C27F65" w:rsidRPr="006306ED" w14:paraId="3A6F504E" w14:textId="77777777" w:rsidTr="00FC1BC0">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362" w:type="pct"/>
            <w:noWrap/>
            <w:hideMark/>
          </w:tcPr>
          <w:p w14:paraId="2C350A12" w14:textId="06DC0585" w:rsidR="00A847F8" w:rsidRPr="00FC1BC0" w:rsidRDefault="00A847F8" w:rsidP="0079546E">
            <w:pPr>
              <w:ind w:firstLine="0"/>
              <w:jc w:val="left"/>
              <w:rPr>
                <w:rFonts w:ascii="Aptos Narrow" w:eastAsia="Times New Roman" w:hAnsi="Aptos Narrow" w:cs="Times New Roman"/>
                <w:color w:val="000000"/>
                <w:sz w:val="18"/>
                <w:szCs w:val="18"/>
              </w:rPr>
            </w:pPr>
            <w:r w:rsidRPr="00FC1BC0">
              <w:rPr>
                <w:rFonts w:ascii="Aptos Narrow" w:eastAsia="Times New Roman" w:hAnsi="Aptos Narrow" w:cs="Times New Roman"/>
                <w:color w:val="000000"/>
                <w:sz w:val="18"/>
                <w:szCs w:val="18"/>
              </w:rPr>
              <w:t>REMIND-MAgPIE - NZ 2050</w:t>
            </w:r>
          </w:p>
        </w:tc>
        <w:tc>
          <w:tcPr>
            <w:tcW w:w="833" w:type="pct"/>
            <w:noWrap/>
            <w:hideMark/>
          </w:tcPr>
          <w:p w14:paraId="09D01295" w14:textId="77777777" w:rsidR="00A847F8" w:rsidRPr="00FC1BC0" w:rsidRDefault="00A847F8" w:rsidP="0079546E">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eastAsia="Times New Roman" w:hAnsi="Aptos Narrow" w:cs="Times New Roman"/>
                <w:color w:val="000000"/>
                <w:sz w:val="18"/>
                <w:szCs w:val="18"/>
              </w:rPr>
              <w:t>CO2 | Electricity</w:t>
            </w:r>
          </w:p>
        </w:tc>
        <w:tc>
          <w:tcPr>
            <w:tcW w:w="0" w:type="pct"/>
            <w:noWrap/>
          </w:tcPr>
          <w:p w14:paraId="0E65A0E5" w14:textId="41CC7B7C"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11,86</w:t>
            </w:r>
            <w:r w:rsidR="008B6439">
              <w:rPr>
                <w:rFonts w:ascii="Aptos Narrow" w:hAnsi="Aptos Narrow"/>
                <w:color w:val="000000"/>
                <w:sz w:val="18"/>
                <w:szCs w:val="18"/>
              </w:rPr>
              <w:t>5</w:t>
            </w:r>
          </w:p>
        </w:tc>
        <w:tc>
          <w:tcPr>
            <w:tcW w:w="0" w:type="pct"/>
            <w:noWrap/>
          </w:tcPr>
          <w:p w14:paraId="6BDA1E98" w14:textId="5CAA186A"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4,21</w:t>
            </w:r>
            <w:r w:rsidR="008B6439">
              <w:rPr>
                <w:rFonts w:ascii="Aptos Narrow" w:hAnsi="Aptos Narrow"/>
                <w:color w:val="000000"/>
                <w:sz w:val="18"/>
                <w:szCs w:val="18"/>
              </w:rPr>
              <w:t>4</w:t>
            </w:r>
          </w:p>
        </w:tc>
        <w:tc>
          <w:tcPr>
            <w:tcW w:w="0" w:type="pct"/>
            <w:noWrap/>
          </w:tcPr>
          <w:p w14:paraId="29D4B045" w14:textId="04778895"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71</w:t>
            </w:r>
          </w:p>
        </w:tc>
        <w:tc>
          <w:tcPr>
            <w:tcW w:w="0" w:type="pct"/>
            <w:noWrap/>
          </w:tcPr>
          <w:p w14:paraId="5F7B1511" w14:textId="78BF6915"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(13</w:t>
            </w:r>
            <w:r w:rsidR="00A42B5D">
              <w:rPr>
                <w:rFonts w:ascii="Aptos Narrow" w:hAnsi="Aptos Narrow"/>
                <w:color w:val="000000"/>
                <w:sz w:val="18"/>
                <w:szCs w:val="18"/>
              </w:rPr>
              <w:t>6</w:t>
            </w:r>
            <w:r w:rsidRPr="00FC1BC0">
              <w:rPr>
                <w:rFonts w:ascii="Aptos Narrow" w:hAnsi="Aptos Narrow"/>
                <w:color w:val="000000"/>
                <w:sz w:val="18"/>
                <w:szCs w:val="18"/>
              </w:rPr>
              <w:t>)</w:t>
            </w:r>
          </w:p>
        </w:tc>
        <w:tc>
          <w:tcPr>
            <w:tcW w:w="0" w:type="pct"/>
            <w:noWrap/>
          </w:tcPr>
          <w:p w14:paraId="0FE40A64" w14:textId="622F4A3B"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111</w:t>
            </w:r>
          </w:p>
        </w:tc>
      </w:tr>
      <w:tr w:rsidR="00A3020B" w:rsidRPr="00A3020B" w14:paraId="1671F2E5" w14:textId="77777777" w:rsidTr="00A3020B">
        <w:trPr>
          <w:trHeight w:val="260"/>
        </w:trPr>
        <w:tc>
          <w:tcPr>
            <w:cnfStyle w:val="001000000000" w:firstRow="0" w:lastRow="0" w:firstColumn="1" w:lastColumn="0" w:oddVBand="0" w:evenVBand="0" w:oddHBand="0" w:evenHBand="0" w:firstRowFirstColumn="0" w:firstRowLastColumn="0" w:lastRowFirstColumn="0" w:lastRowLastColumn="0"/>
            <w:tcW w:w="1362" w:type="pct"/>
            <w:noWrap/>
            <w:hideMark/>
          </w:tcPr>
          <w:p w14:paraId="5B68A018" w14:textId="62F01FDB" w:rsidR="00A847F8" w:rsidRPr="00FC1BC0" w:rsidRDefault="00A847F8" w:rsidP="0079546E">
            <w:pPr>
              <w:ind w:firstLine="0"/>
              <w:jc w:val="left"/>
              <w:rPr>
                <w:rFonts w:ascii="Aptos Narrow" w:eastAsia="Times New Roman" w:hAnsi="Aptos Narrow" w:cs="Times New Roman"/>
                <w:color w:val="000000"/>
                <w:sz w:val="18"/>
                <w:szCs w:val="18"/>
              </w:rPr>
            </w:pPr>
            <w:r w:rsidRPr="00FC1BC0">
              <w:rPr>
                <w:rFonts w:ascii="Aptos Narrow" w:eastAsia="Times New Roman" w:hAnsi="Aptos Narrow" w:cs="Times New Roman"/>
                <w:color w:val="000000"/>
                <w:sz w:val="18"/>
                <w:szCs w:val="18"/>
              </w:rPr>
              <w:t>REMIND-MAgPIE - B 2°C</w:t>
            </w:r>
          </w:p>
        </w:tc>
        <w:tc>
          <w:tcPr>
            <w:tcW w:w="833" w:type="pct"/>
            <w:noWrap/>
            <w:hideMark/>
          </w:tcPr>
          <w:p w14:paraId="57D297CD" w14:textId="77777777" w:rsidR="00A847F8" w:rsidRPr="00FC1BC0" w:rsidRDefault="00A847F8" w:rsidP="0079546E">
            <w:pPr>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eastAsia="Times New Roman" w:hAnsi="Aptos Narrow" w:cs="Times New Roman"/>
                <w:color w:val="000000"/>
                <w:sz w:val="18"/>
                <w:szCs w:val="18"/>
              </w:rPr>
              <w:t>CO2 | Electricity</w:t>
            </w:r>
          </w:p>
        </w:tc>
        <w:tc>
          <w:tcPr>
            <w:tcW w:w="456" w:type="pct"/>
            <w:noWrap/>
          </w:tcPr>
          <w:p w14:paraId="45168091" w14:textId="31030208"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11,86</w:t>
            </w:r>
            <w:r w:rsidR="008B6439">
              <w:rPr>
                <w:rFonts w:ascii="Aptos Narrow" w:hAnsi="Aptos Narrow"/>
                <w:color w:val="000000"/>
                <w:sz w:val="18"/>
                <w:szCs w:val="18"/>
              </w:rPr>
              <w:t>5</w:t>
            </w:r>
          </w:p>
        </w:tc>
        <w:tc>
          <w:tcPr>
            <w:tcW w:w="530" w:type="pct"/>
            <w:noWrap/>
          </w:tcPr>
          <w:p w14:paraId="0B4F2680" w14:textId="5B71AED8"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7,430</w:t>
            </w:r>
          </w:p>
        </w:tc>
        <w:tc>
          <w:tcPr>
            <w:tcW w:w="531" w:type="pct"/>
            <w:noWrap/>
          </w:tcPr>
          <w:p w14:paraId="7684BE95" w14:textId="334D6851"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1,396</w:t>
            </w:r>
          </w:p>
        </w:tc>
        <w:tc>
          <w:tcPr>
            <w:tcW w:w="530" w:type="pct"/>
            <w:noWrap/>
          </w:tcPr>
          <w:p w14:paraId="5D906246" w14:textId="3BA7A8B8"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23</w:t>
            </w:r>
            <w:r w:rsidR="00A42B5D">
              <w:rPr>
                <w:rFonts w:ascii="Aptos Narrow" w:hAnsi="Aptos Narrow"/>
                <w:color w:val="000000"/>
                <w:sz w:val="18"/>
                <w:szCs w:val="18"/>
              </w:rPr>
              <w:t>8</w:t>
            </w:r>
          </w:p>
        </w:tc>
        <w:tc>
          <w:tcPr>
            <w:tcW w:w="758" w:type="pct"/>
            <w:noWrap/>
          </w:tcPr>
          <w:p w14:paraId="0716F2EC" w14:textId="2A0064A6"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15</w:t>
            </w:r>
            <w:r w:rsidR="00B21328">
              <w:rPr>
                <w:rFonts w:ascii="Aptos Narrow" w:hAnsi="Aptos Narrow"/>
                <w:color w:val="000000"/>
                <w:sz w:val="18"/>
                <w:szCs w:val="18"/>
              </w:rPr>
              <w:t>5</w:t>
            </w:r>
          </w:p>
        </w:tc>
      </w:tr>
      <w:tr w:rsidR="00C27F65" w:rsidRPr="006306ED" w14:paraId="08E57A0B" w14:textId="77777777" w:rsidTr="00FC1BC0">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362" w:type="pct"/>
            <w:noWrap/>
            <w:hideMark/>
          </w:tcPr>
          <w:p w14:paraId="2C8006A5" w14:textId="7109D8AC" w:rsidR="00A847F8" w:rsidRPr="00FC1BC0" w:rsidRDefault="00A847F8" w:rsidP="0079546E">
            <w:pPr>
              <w:ind w:firstLine="0"/>
              <w:jc w:val="left"/>
              <w:rPr>
                <w:rFonts w:ascii="Aptos Narrow" w:eastAsia="Times New Roman" w:hAnsi="Aptos Narrow" w:cs="Times New Roman"/>
                <w:color w:val="000000"/>
                <w:sz w:val="18"/>
                <w:szCs w:val="18"/>
              </w:rPr>
            </w:pPr>
            <w:r w:rsidRPr="00FC1BC0">
              <w:rPr>
                <w:rFonts w:ascii="Aptos Narrow" w:eastAsia="Times New Roman" w:hAnsi="Aptos Narrow" w:cs="Times New Roman"/>
                <w:color w:val="000000"/>
                <w:sz w:val="18"/>
                <w:szCs w:val="18"/>
              </w:rPr>
              <w:t>GCAM 6.0 NGFS - NZ 2050</w:t>
            </w:r>
          </w:p>
        </w:tc>
        <w:tc>
          <w:tcPr>
            <w:tcW w:w="833" w:type="pct"/>
            <w:noWrap/>
            <w:hideMark/>
          </w:tcPr>
          <w:p w14:paraId="468BBE69" w14:textId="77777777" w:rsidR="00A847F8" w:rsidRPr="00FC1BC0" w:rsidRDefault="00A847F8" w:rsidP="0079546E">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eastAsia="Times New Roman" w:hAnsi="Aptos Narrow" w:cs="Times New Roman"/>
                <w:color w:val="000000"/>
                <w:sz w:val="18"/>
                <w:szCs w:val="18"/>
              </w:rPr>
              <w:t>CO2 | Electricity</w:t>
            </w:r>
          </w:p>
        </w:tc>
        <w:tc>
          <w:tcPr>
            <w:tcW w:w="0" w:type="pct"/>
            <w:noWrap/>
          </w:tcPr>
          <w:p w14:paraId="7A148D25" w14:textId="21CA2FB4"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11,483</w:t>
            </w:r>
          </w:p>
        </w:tc>
        <w:tc>
          <w:tcPr>
            <w:tcW w:w="0" w:type="pct"/>
            <w:noWrap/>
          </w:tcPr>
          <w:p w14:paraId="0177BDD4" w14:textId="6494D18C"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5,06</w:t>
            </w:r>
            <w:r w:rsidR="008B6439">
              <w:rPr>
                <w:rFonts w:ascii="Aptos Narrow" w:hAnsi="Aptos Narrow"/>
                <w:color w:val="000000"/>
                <w:sz w:val="18"/>
                <w:szCs w:val="18"/>
              </w:rPr>
              <w:t>9</w:t>
            </w:r>
          </w:p>
        </w:tc>
        <w:tc>
          <w:tcPr>
            <w:tcW w:w="0" w:type="pct"/>
            <w:noWrap/>
          </w:tcPr>
          <w:p w14:paraId="69BA2B61" w14:textId="3C37DACD"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203</w:t>
            </w:r>
          </w:p>
        </w:tc>
        <w:tc>
          <w:tcPr>
            <w:tcW w:w="0" w:type="pct"/>
            <w:noWrap/>
          </w:tcPr>
          <w:p w14:paraId="261F1F61" w14:textId="45D1B660"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(1,054)</w:t>
            </w:r>
          </w:p>
        </w:tc>
        <w:tc>
          <w:tcPr>
            <w:tcW w:w="0" w:type="pct"/>
            <w:noWrap/>
          </w:tcPr>
          <w:p w14:paraId="130383D7" w14:textId="194E5ACB"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119</w:t>
            </w:r>
          </w:p>
        </w:tc>
      </w:tr>
      <w:tr w:rsidR="00A3020B" w:rsidRPr="00A3020B" w14:paraId="549205DC" w14:textId="77777777" w:rsidTr="00A3020B">
        <w:trPr>
          <w:trHeight w:val="260"/>
        </w:trPr>
        <w:tc>
          <w:tcPr>
            <w:cnfStyle w:val="001000000000" w:firstRow="0" w:lastRow="0" w:firstColumn="1" w:lastColumn="0" w:oddVBand="0" w:evenVBand="0" w:oddHBand="0" w:evenHBand="0" w:firstRowFirstColumn="0" w:firstRowLastColumn="0" w:lastRowFirstColumn="0" w:lastRowLastColumn="0"/>
            <w:tcW w:w="1362" w:type="pct"/>
            <w:noWrap/>
            <w:hideMark/>
          </w:tcPr>
          <w:p w14:paraId="6687AE8B" w14:textId="6DFDD005" w:rsidR="00A847F8" w:rsidRPr="00FC1BC0" w:rsidRDefault="00A847F8" w:rsidP="0079546E">
            <w:pPr>
              <w:ind w:firstLine="0"/>
              <w:jc w:val="left"/>
              <w:rPr>
                <w:rFonts w:ascii="Aptos Narrow" w:eastAsia="Times New Roman" w:hAnsi="Aptos Narrow" w:cs="Times New Roman"/>
                <w:color w:val="000000"/>
                <w:sz w:val="18"/>
                <w:szCs w:val="18"/>
              </w:rPr>
            </w:pPr>
            <w:r w:rsidRPr="00FC1BC0">
              <w:rPr>
                <w:rFonts w:ascii="Aptos Narrow" w:eastAsia="Times New Roman" w:hAnsi="Aptos Narrow" w:cs="Times New Roman"/>
                <w:color w:val="000000"/>
                <w:sz w:val="18"/>
                <w:szCs w:val="18"/>
              </w:rPr>
              <w:t>GCAM 6.0 NGFS - B 2°C</w:t>
            </w:r>
          </w:p>
        </w:tc>
        <w:tc>
          <w:tcPr>
            <w:tcW w:w="833" w:type="pct"/>
            <w:noWrap/>
            <w:hideMark/>
          </w:tcPr>
          <w:p w14:paraId="7E3FED53" w14:textId="77777777" w:rsidR="00A847F8" w:rsidRPr="00FC1BC0" w:rsidRDefault="00A847F8" w:rsidP="0079546E">
            <w:pPr>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eastAsia="Times New Roman" w:hAnsi="Aptos Narrow" w:cs="Times New Roman"/>
                <w:color w:val="000000"/>
                <w:sz w:val="18"/>
                <w:szCs w:val="18"/>
              </w:rPr>
              <w:t>CO2 | Electricity</w:t>
            </w:r>
          </w:p>
        </w:tc>
        <w:tc>
          <w:tcPr>
            <w:tcW w:w="456" w:type="pct"/>
            <w:noWrap/>
          </w:tcPr>
          <w:p w14:paraId="75807964" w14:textId="3D224B73"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11,483</w:t>
            </w:r>
          </w:p>
        </w:tc>
        <w:tc>
          <w:tcPr>
            <w:tcW w:w="530" w:type="pct"/>
            <w:noWrap/>
          </w:tcPr>
          <w:p w14:paraId="5CBDF56D" w14:textId="67B54986"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7,919</w:t>
            </w:r>
          </w:p>
        </w:tc>
        <w:tc>
          <w:tcPr>
            <w:tcW w:w="531" w:type="pct"/>
            <w:noWrap/>
          </w:tcPr>
          <w:p w14:paraId="7E7D396D" w14:textId="30D29636"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3,88</w:t>
            </w:r>
            <w:r w:rsidR="008B6439">
              <w:rPr>
                <w:rFonts w:ascii="Aptos Narrow" w:hAnsi="Aptos Narrow"/>
                <w:color w:val="000000"/>
                <w:sz w:val="18"/>
                <w:szCs w:val="18"/>
              </w:rPr>
              <w:t>5</w:t>
            </w:r>
          </w:p>
        </w:tc>
        <w:tc>
          <w:tcPr>
            <w:tcW w:w="530" w:type="pct"/>
            <w:noWrap/>
          </w:tcPr>
          <w:p w14:paraId="2510FAD8" w14:textId="19D96B1D"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39</w:t>
            </w:r>
            <w:r w:rsidR="00A42B5D">
              <w:rPr>
                <w:rFonts w:ascii="Aptos Narrow" w:hAnsi="Aptos Narrow"/>
                <w:color w:val="000000"/>
                <w:sz w:val="18"/>
                <w:szCs w:val="18"/>
              </w:rPr>
              <w:t>5</w:t>
            </w:r>
          </w:p>
        </w:tc>
        <w:tc>
          <w:tcPr>
            <w:tcW w:w="758" w:type="pct"/>
            <w:noWrap/>
          </w:tcPr>
          <w:p w14:paraId="1773E7D8" w14:textId="44EEF4AD"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18</w:t>
            </w:r>
            <w:r w:rsidR="00B21328">
              <w:rPr>
                <w:rFonts w:ascii="Aptos Narrow" w:hAnsi="Aptos Narrow"/>
                <w:color w:val="000000"/>
                <w:sz w:val="18"/>
                <w:szCs w:val="18"/>
              </w:rPr>
              <w:t>9</w:t>
            </w:r>
          </w:p>
        </w:tc>
      </w:tr>
      <w:tr w:rsidR="00C27F65" w:rsidRPr="006306ED" w14:paraId="52B89204" w14:textId="77777777" w:rsidTr="00FC1BC0">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362" w:type="pct"/>
            <w:noWrap/>
            <w:hideMark/>
          </w:tcPr>
          <w:p w14:paraId="00F7B233" w14:textId="575F94D1" w:rsidR="00A847F8" w:rsidRPr="00FC1BC0" w:rsidRDefault="00A847F8" w:rsidP="0079546E">
            <w:pPr>
              <w:ind w:firstLine="0"/>
              <w:jc w:val="left"/>
              <w:rPr>
                <w:rFonts w:ascii="Aptos Narrow" w:eastAsia="Times New Roman" w:hAnsi="Aptos Narrow" w:cs="Times New Roman"/>
                <w:color w:val="000000"/>
                <w:sz w:val="18"/>
                <w:szCs w:val="18"/>
                <w:lang w:val="de-DE"/>
              </w:rPr>
            </w:pPr>
            <w:r w:rsidRPr="00FC1BC0">
              <w:rPr>
                <w:rFonts w:ascii="Aptos Narrow" w:eastAsia="Times New Roman" w:hAnsi="Aptos Narrow" w:cs="Times New Roman"/>
                <w:color w:val="000000"/>
                <w:sz w:val="18"/>
                <w:szCs w:val="18"/>
                <w:lang w:val="de-DE"/>
              </w:rPr>
              <w:t>MESSAGEix-GLOBIOM - NZ 2050</w:t>
            </w:r>
          </w:p>
        </w:tc>
        <w:tc>
          <w:tcPr>
            <w:tcW w:w="833" w:type="pct"/>
            <w:noWrap/>
            <w:hideMark/>
          </w:tcPr>
          <w:p w14:paraId="397C09DF" w14:textId="77777777" w:rsidR="00A847F8" w:rsidRPr="00FC1BC0" w:rsidRDefault="00A847F8" w:rsidP="0079546E">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eastAsia="Times New Roman" w:hAnsi="Aptos Narrow" w:cs="Times New Roman"/>
                <w:color w:val="000000"/>
                <w:sz w:val="18"/>
                <w:szCs w:val="18"/>
              </w:rPr>
              <w:t>CO2 | Electricity</w:t>
            </w:r>
          </w:p>
        </w:tc>
        <w:tc>
          <w:tcPr>
            <w:tcW w:w="0" w:type="pct"/>
            <w:noWrap/>
          </w:tcPr>
          <w:p w14:paraId="66938474" w14:textId="08DCE7C0"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11,049</w:t>
            </w:r>
          </w:p>
        </w:tc>
        <w:tc>
          <w:tcPr>
            <w:tcW w:w="0" w:type="pct"/>
            <w:noWrap/>
          </w:tcPr>
          <w:p w14:paraId="444D56A5" w14:textId="1DB371B7"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1,89</w:t>
            </w:r>
            <w:r w:rsidR="008B6439">
              <w:rPr>
                <w:rFonts w:ascii="Aptos Narrow" w:hAnsi="Aptos Narrow"/>
                <w:color w:val="000000"/>
                <w:sz w:val="18"/>
                <w:szCs w:val="18"/>
              </w:rPr>
              <w:t>6</w:t>
            </w:r>
          </w:p>
        </w:tc>
        <w:tc>
          <w:tcPr>
            <w:tcW w:w="0" w:type="pct"/>
            <w:noWrap/>
          </w:tcPr>
          <w:p w14:paraId="6601BF1F" w14:textId="081E3F78" w:rsidR="00A847F8" w:rsidRPr="00FC1BC0" w:rsidRDefault="008B6439"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Pr>
                <w:rFonts w:ascii="Aptos Narrow" w:hAnsi="Aptos Narrow"/>
                <w:color w:val="000000"/>
                <w:sz w:val="18"/>
                <w:szCs w:val="18"/>
              </w:rPr>
              <w:t>4</w:t>
            </w:r>
          </w:p>
        </w:tc>
        <w:tc>
          <w:tcPr>
            <w:tcW w:w="0" w:type="pct"/>
            <w:noWrap/>
          </w:tcPr>
          <w:p w14:paraId="6C0DF787" w14:textId="0B7584BC"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(16)</w:t>
            </w:r>
          </w:p>
        </w:tc>
        <w:tc>
          <w:tcPr>
            <w:tcW w:w="0" w:type="pct"/>
            <w:noWrap/>
          </w:tcPr>
          <w:p w14:paraId="6EDDEC21" w14:textId="3671E53B"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9</w:t>
            </w:r>
            <w:r w:rsidR="00B21328">
              <w:rPr>
                <w:rFonts w:ascii="Aptos Narrow" w:hAnsi="Aptos Narrow"/>
                <w:color w:val="000000"/>
                <w:sz w:val="18"/>
                <w:szCs w:val="18"/>
              </w:rPr>
              <w:t>4</w:t>
            </w:r>
          </w:p>
        </w:tc>
      </w:tr>
      <w:tr w:rsidR="00A3020B" w:rsidRPr="00A3020B" w14:paraId="47D0D22E" w14:textId="77777777" w:rsidTr="00A3020B">
        <w:trPr>
          <w:trHeight w:val="260"/>
        </w:trPr>
        <w:tc>
          <w:tcPr>
            <w:cnfStyle w:val="001000000000" w:firstRow="0" w:lastRow="0" w:firstColumn="1" w:lastColumn="0" w:oddVBand="0" w:evenVBand="0" w:oddHBand="0" w:evenHBand="0" w:firstRowFirstColumn="0" w:firstRowLastColumn="0" w:lastRowFirstColumn="0" w:lastRowLastColumn="0"/>
            <w:tcW w:w="1362" w:type="pct"/>
            <w:noWrap/>
            <w:hideMark/>
          </w:tcPr>
          <w:p w14:paraId="0DC6902D" w14:textId="5B5D61DC" w:rsidR="00A847F8" w:rsidRPr="00FC1BC0" w:rsidRDefault="00A847F8" w:rsidP="0079546E">
            <w:pPr>
              <w:ind w:firstLine="0"/>
              <w:jc w:val="left"/>
              <w:rPr>
                <w:rFonts w:ascii="Aptos Narrow" w:eastAsia="Times New Roman" w:hAnsi="Aptos Narrow" w:cs="Times New Roman"/>
                <w:color w:val="000000"/>
                <w:sz w:val="18"/>
                <w:szCs w:val="18"/>
              </w:rPr>
            </w:pPr>
            <w:r w:rsidRPr="00FC1BC0">
              <w:rPr>
                <w:rFonts w:ascii="Aptos Narrow" w:eastAsia="Times New Roman" w:hAnsi="Aptos Narrow" w:cs="Times New Roman"/>
                <w:color w:val="000000"/>
                <w:sz w:val="18"/>
                <w:szCs w:val="18"/>
              </w:rPr>
              <w:t>MESSAGEix-GLOBIOM - B 2°C</w:t>
            </w:r>
          </w:p>
        </w:tc>
        <w:tc>
          <w:tcPr>
            <w:tcW w:w="833" w:type="pct"/>
            <w:noWrap/>
            <w:hideMark/>
          </w:tcPr>
          <w:p w14:paraId="1595D755" w14:textId="77777777" w:rsidR="00A847F8" w:rsidRPr="00FC1BC0" w:rsidRDefault="00A847F8" w:rsidP="0079546E">
            <w:pPr>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eastAsia="Times New Roman" w:hAnsi="Aptos Narrow" w:cs="Times New Roman"/>
                <w:color w:val="000000"/>
                <w:sz w:val="18"/>
                <w:szCs w:val="18"/>
              </w:rPr>
              <w:t>CO2 | Electricity</w:t>
            </w:r>
          </w:p>
        </w:tc>
        <w:tc>
          <w:tcPr>
            <w:tcW w:w="456" w:type="pct"/>
            <w:noWrap/>
          </w:tcPr>
          <w:p w14:paraId="30728835" w14:textId="28800DB7"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11,049</w:t>
            </w:r>
          </w:p>
        </w:tc>
        <w:tc>
          <w:tcPr>
            <w:tcW w:w="530" w:type="pct"/>
            <w:noWrap/>
          </w:tcPr>
          <w:p w14:paraId="34E0392A" w14:textId="539AE252"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5,0</w:t>
            </w:r>
            <w:r w:rsidR="008B6439">
              <w:rPr>
                <w:rFonts w:ascii="Aptos Narrow" w:hAnsi="Aptos Narrow"/>
                <w:color w:val="000000"/>
                <w:sz w:val="18"/>
                <w:szCs w:val="18"/>
              </w:rPr>
              <w:t>30</w:t>
            </w:r>
          </w:p>
        </w:tc>
        <w:tc>
          <w:tcPr>
            <w:tcW w:w="531" w:type="pct"/>
            <w:noWrap/>
          </w:tcPr>
          <w:p w14:paraId="18FDC6EB" w14:textId="4CC27A92"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3,12</w:t>
            </w:r>
            <w:r w:rsidR="008B6439">
              <w:rPr>
                <w:rFonts w:ascii="Aptos Narrow" w:hAnsi="Aptos Narrow"/>
                <w:color w:val="000000"/>
                <w:sz w:val="18"/>
                <w:szCs w:val="18"/>
              </w:rPr>
              <w:t>9</w:t>
            </w:r>
          </w:p>
        </w:tc>
        <w:tc>
          <w:tcPr>
            <w:tcW w:w="530" w:type="pct"/>
            <w:noWrap/>
          </w:tcPr>
          <w:p w14:paraId="5AC4E3DC" w14:textId="5BE509E1"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1,46</w:t>
            </w:r>
            <w:r w:rsidR="00A42B5D">
              <w:rPr>
                <w:rFonts w:ascii="Aptos Narrow" w:hAnsi="Aptos Narrow"/>
                <w:color w:val="000000"/>
                <w:sz w:val="18"/>
                <w:szCs w:val="18"/>
              </w:rPr>
              <w:t>6</w:t>
            </w:r>
          </w:p>
        </w:tc>
        <w:tc>
          <w:tcPr>
            <w:tcW w:w="758" w:type="pct"/>
            <w:noWrap/>
          </w:tcPr>
          <w:p w14:paraId="4E665B7E" w14:textId="7CB8EA94"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15</w:t>
            </w:r>
            <w:r w:rsidR="00B21328">
              <w:rPr>
                <w:rFonts w:ascii="Aptos Narrow" w:hAnsi="Aptos Narrow"/>
                <w:color w:val="000000"/>
                <w:sz w:val="18"/>
                <w:szCs w:val="18"/>
              </w:rPr>
              <w:t>9</w:t>
            </w:r>
          </w:p>
        </w:tc>
      </w:tr>
      <w:tr w:rsidR="00715046" w:rsidRPr="00715046" w14:paraId="37B909D5" w14:textId="77777777" w:rsidTr="0040168B">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362" w:type="pct"/>
            <w:noWrap/>
            <w:hideMark/>
          </w:tcPr>
          <w:p w14:paraId="420E01E1" w14:textId="77777777" w:rsidR="00715046" w:rsidRPr="00CD1E66" w:rsidRDefault="00715046">
            <w:pPr>
              <w:ind w:firstLine="0"/>
              <w:jc w:val="left"/>
              <w:rPr>
                <w:rFonts w:ascii="Aptos Narrow" w:eastAsia="Times New Roman" w:hAnsi="Aptos Narrow" w:cs="Times New Roman"/>
                <w:b/>
                <w:color w:val="000000"/>
                <w:sz w:val="18"/>
                <w:szCs w:val="18"/>
              </w:rPr>
            </w:pPr>
            <w:r w:rsidRPr="00CD1E66">
              <w:rPr>
                <w:rFonts w:ascii="Aptos Narrow" w:eastAsia="Times New Roman" w:hAnsi="Aptos Narrow" w:cs="Times New Roman"/>
                <w:b/>
                <w:color w:val="000000"/>
                <w:sz w:val="18"/>
                <w:szCs w:val="18"/>
              </w:rPr>
              <w:t>Model-Scenario</w:t>
            </w:r>
          </w:p>
        </w:tc>
        <w:tc>
          <w:tcPr>
            <w:tcW w:w="833" w:type="pct"/>
            <w:noWrap/>
            <w:hideMark/>
          </w:tcPr>
          <w:p w14:paraId="5B3CEF76" w14:textId="77777777" w:rsidR="0027613A" w:rsidRDefault="00715046" w:rsidP="00C003D9">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
                <w:color w:val="000000"/>
                <w:sz w:val="18"/>
                <w:szCs w:val="18"/>
              </w:rPr>
            </w:pPr>
            <w:r w:rsidRPr="00CD1E66">
              <w:rPr>
                <w:rFonts w:ascii="Aptos Narrow" w:eastAsia="Times New Roman" w:hAnsi="Aptos Narrow" w:cs="Times New Roman"/>
                <w:b/>
                <w:color w:val="000000"/>
                <w:sz w:val="18"/>
                <w:szCs w:val="18"/>
              </w:rPr>
              <w:t xml:space="preserve">Variable </w:t>
            </w:r>
          </w:p>
          <w:p w14:paraId="2E6ADDCB" w14:textId="48EA2FEA" w:rsidR="00715046" w:rsidRPr="009A6935" w:rsidRDefault="00715046" w:rsidP="00C003D9">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
                <w:color w:val="000000"/>
                <w:sz w:val="16"/>
                <w:szCs w:val="16"/>
              </w:rPr>
            </w:pPr>
            <w:r w:rsidRPr="009A6935">
              <w:rPr>
                <w:rFonts w:ascii="Aptos Narrow" w:eastAsia="Times New Roman" w:hAnsi="Aptos Narrow" w:cs="Times New Roman"/>
                <w:b/>
                <w:color w:val="000000"/>
                <w:sz w:val="16"/>
                <w:szCs w:val="16"/>
              </w:rPr>
              <w:t>(Mt/ year)</w:t>
            </w:r>
          </w:p>
        </w:tc>
        <w:tc>
          <w:tcPr>
            <w:tcW w:w="456" w:type="pct"/>
            <w:noWrap/>
            <w:vAlign w:val="center"/>
            <w:hideMark/>
          </w:tcPr>
          <w:p w14:paraId="54CB9268" w14:textId="77777777" w:rsidR="00715046" w:rsidRPr="00CD1E66" w:rsidRDefault="00715046" w:rsidP="0040168B">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
                <w:color w:val="000000"/>
                <w:sz w:val="18"/>
                <w:szCs w:val="18"/>
              </w:rPr>
            </w:pPr>
            <w:r w:rsidRPr="00CD1E66">
              <w:rPr>
                <w:rFonts w:ascii="Aptos Narrow" w:eastAsia="Times New Roman" w:hAnsi="Aptos Narrow" w:cs="Times New Roman"/>
                <w:b/>
                <w:color w:val="000000"/>
                <w:sz w:val="18"/>
                <w:szCs w:val="18"/>
              </w:rPr>
              <w:t>2020</w:t>
            </w:r>
          </w:p>
        </w:tc>
        <w:tc>
          <w:tcPr>
            <w:tcW w:w="530" w:type="pct"/>
            <w:noWrap/>
            <w:vAlign w:val="center"/>
            <w:hideMark/>
          </w:tcPr>
          <w:p w14:paraId="20BC7B92" w14:textId="77777777" w:rsidR="00715046" w:rsidRPr="00CD1E66" w:rsidRDefault="00715046" w:rsidP="0040168B">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
                <w:color w:val="000000"/>
                <w:sz w:val="18"/>
                <w:szCs w:val="18"/>
              </w:rPr>
            </w:pPr>
            <w:r w:rsidRPr="00CD1E66">
              <w:rPr>
                <w:rFonts w:ascii="Aptos Narrow" w:eastAsia="Times New Roman" w:hAnsi="Aptos Narrow" w:cs="Times New Roman"/>
                <w:b/>
                <w:color w:val="000000"/>
                <w:sz w:val="18"/>
                <w:szCs w:val="18"/>
              </w:rPr>
              <w:t>2030</w:t>
            </w:r>
          </w:p>
        </w:tc>
        <w:tc>
          <w:tcPr>
            <w:tcW w:w="531" w:type="pct"/>
            <w:noWrap/>
            <w:vAlign w:val="center"/>
            <w:hideMark/>
          </w:tcPr>
          <w:p w14:paraId="79DD5711" w14:textId="77777777" w:rsidR="00715046" w:rsidRPr="00CD1E66" w:rsidRDefault="00715046" w:rsidP="0040168B">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
                <w:color w:val="000000"/>
                <w:sz w:val="18"/>
                <w:szCs w:val="18"/>
              </w:rPr>
            </w:pPr>
            <w:r w:rsidRPr="00CD1E66">
              <w:rPr>
                <w:rFonts w:ascii="Aptos Narrow" w:eastAsia="Times New Roman" w:hAnsi="Aptos Narrow" w:cs="Times New Roman"/>
                <w:b/>
                <w:color w:val="000000"/>
                <w:sz w:val="18"/>
                <w:szCs w:val="18"/>
              </w:rPr>
              <w:t>2040</w:t>
            </w:r>
          </w:p>
        </w:tc>
        <w:tc>
          <w:tcPr>
            <w:tcW w:w="530" w:type="pct"/>
            <w:noWrap/>
            <w:vAlign w:val="center"/>
            <w:hideMark/>
          </w:tcPr>
          <w:p w14:paraId="3B622EDF" w14:textId="77777777" w:rsidR="00715046" w:rsidRPr="00CD1E66" w:rsidRDefault="00715046" w:rsidP="0040168B">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
                <w:color w:val="000000"/>
                <w:sz w:val="18"/>
                <w:szCs w:val="18"/>
              </w:rPr>
            </w:pPr>
            <w:r w:rsidRPr="00CD1E66">
              <w:rPr>
                <w:rFonts w:ascii="Aptos Narrow" w:eastAsia="Times New Roman" w:hAnsi="Aptos Narrow" w:cs="Times New Roman"/>
                <w:b/>
                <w:color w:val="000000"/>
                <w:sz w:val="18"/>
                <w:szCs w:val="18"/>
              </w:rPr>
              <w:t>2050</w:t>
            </w:r>
          </w:p>
        </w:tc>
        <w:tc>
          <w:tcPr>
            <w:tcW w:w="758" w:type="pct"/>
            <w:noWrap/>
            <w:hideMark/>
          </w:tcPr>
          <w:p w14:paraId="40ACF90E" w14:textId="2576BA9B" w:rsidR="00715046" w:rsidRPr="00715046" w:rsidRDefault="00715046" w:rsidP="00C003D9">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
                <w:bCs/>
                <w:color w:val="000000"/>
                <w:sz w:val="18"/>
                <w:szCs w:val="18"/>
              </w:rPr>
            </w:pPr>
            <w:r w:rsidRPr="00FC1BC0">
              <w:rPr>
                <w:rFonts w:ascii="Aptos Narrow" w:eastAsia="Times New Roman" w:hAnsi="Aptos Narrow" w:cs="Times New Roman"/>
                <w:b/>
                <w:bCs/>
                <w:color w:val="000000"/>
                <w:sz w:val="18"/>
                <w:szCs w:val="18"/>
              </w:rPr>
              <w:t xml:space="preserve">Production budget </w:t>
            </w:r>
            <w:r w:rsidRPr="00FC1BC0">
              <w:rPr>
                <w:rFonts w:ascii="Aptos Narrow" w:eastAsia="Times New Roman" w:hAnsi="Aptos Narrow" w:cs="Times New Roman"/>
                <w:b/>
                <w:bCs/>
                <w:color w:val="000000"/>
                <w:sz w:val="16"/>
                <w:szCs w:val="16"/>
              </w:rPr>
              <w:t>(Mt</w:t>
            </w:r>
            <w:r w:rsidR="00C003D9" w:rsidRPr="00FC1BC0">
              <w:rPr>
                <w:rFonts w:ascii="Aptos Narrow" w:eastAsia="Times New Roman" w:hAnsi="Aptos Narrow" w:cs="Times New Roman"/>
                <w:b/>
                <w:bCs/>
                <w:color w:val="000000"/>
                <w:sz w:val="16"/>
                <w:szCs w:val="16"/>
              </w:rPr>
              <w:t xml:space="preserve"> Steel</w:t>
            </w:r>
            <w:r w:rsidRPr="00FC1BC0">
              <w:rPr>
                <w:rFonts w:ascii="Aptos Narrow" w:eastAsia="Times New Roman" w:hAnsi="Aptos Narrow" w:cs="Times New Roman"/>
                <w:b/>
                <w:bCs/>
                <w:color w:val="000000"/>
                <w:sz w:val="16"/>
                <w:szCs w:val="16"/>
              </w:rPr>
              <w:t>)</w:t>
            </w:r>
          </w:p>
        </w:tc>
      </w:tr>
      <w:tr w:rsidR="00A3020B" w:rsidRPr="00A3020B" w14:paraId="7F8EC49A" w14:textId="77777777" w:rsidTr="00A3020B">
        <w:trPr>
          <w:trHeight w:val="260"/>
        </w:trPr>
        <w:tc>
          <w:tcPr>
            <w:cnfStyle w:val="001000000000" w:firstRow="0" w:lastRow="0" w:firstColumn="1" w:lastColumn="0" w:oddVBand="0" w:evenVBand="0" w:oddHBand="0" w:evenHBand="0" w:firstRowFirstColumn="0" w:firstRowLastColumn="0" w:lastRowFirstColumn="0" w:lastRowLastColumn="0"/>
            <w:tcW w:w="1362" w:type="pct"/>
            <w:noWrap/>
            <w:hideMark/>
          </w:tcPr>
          <w:p w14:paraId="7C952759" w14:textId="04734EDC" w:rsidR="00A847F8" w:rsidRPr="00FC1BC0" w:rsidRDefault="00A847F8" w:rsidP="0079546E">
            <w:pPr>
              <w:ind w:firstLine="0"/>
              <w:jc w:val="left"/>
              <w:rPr>
                <w:rFonts w:ascii="Aptos Narrow" w:eastAsia="Times New Roman" w:hAnsi="Aptos Narrow" w:cs="Times New Roman"/>
                <w:color w:val="000000"/>
                <w:sz w:val="18"/>
                <w:szCs w:val="18"/>
              </w:rPr>
            </w:pPr>
            <w:r w:rsidRPr="00FC1BC0">
              <w:rPr>
                <w:rFonts w:ascii="Aptos Narrow" w:eastAsia="Times New Roman" w:hAnsi="Aptos Narrow" w:cs="Times New Roman"/>
                <w:color w:val="000000"/>
                <w:sz w:val="18"/>
                <w:szCs w:val="18"/>
              </w:rPr>
              <w:t xml:space="preserve">REMIND-MAgPIE </w:t>
            </w:r>
            <w:r w:rsidR="001B4AA2" w:rsidRPr="00FC1BC0">
              <w:rPr>
                <w:rFonts w:ascii="Aptos Narrow" w:eastAsia="Times New Roman" w:hAnsi="Aptos Narrow" w:cs="Times New Roman"/>
                <w:color w:val="000000"/>
                <w:sz w:val="18"/>
                <w:szCs w:val="18"/>
                <w:lang w:val="de-DE"/>
              </w:rPr>
              <w:t>- NZ 2050</w:t>
            </w:r>
          </w:p>
        </w:tc>
        <w:tc>
          <w:tcPr>
            <w:tcW w:w="833" w:type="pct"/>
            <w:noWrap/>
            <w:hideMark/>
          </w:tcPr>
          <w:p w14:paraId="011389DB" w14:textId="393CBBF6" w:rsidR="00A847F8" w:rsidRPr="00FC1BC0" w:rsidRDefault="00A847F8" w:rsidP="0079546E">
            <w:pPr>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eastAsia="Times New Roman" w:hAnsi="Aptos Narrow" w:cs="Times New Roman"/>
                <w:color w:val="000000"/>
                <w:sz w:val="18"/>
                <w:szCs w:val="18"/>
              </w:rPr>
              <w:t>Production|Steel</w:t>
            </w:r>
          </w:p>
        </w:tc>
        <w:tc>
          <w:tcPr>
            <w:tcW w:w="456" w:type="pct"/>
            <w:noWrap/>
          </w:tcPr>
          <w:p w14:paraId="659C483C" w14:textId="6A03927F"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1,95</w:t>
            </w:r>
            <w:r w:rsidR="0027613A">
              <w:rPr>
                <w:rFonts w:ascii="Aptos Narrow" w:hAnsi="Aptos Narrow"/>
                <w:color w:val="000000"/>
                <w:sz w:val="18"/>
                <w:szCs w:val="18"/>
              </w:rPr>
              <w:t>2</w:t>
            </w:r>
          </w:p>
        </w:tc>
        <w:tc>
          <w:tcPr>
            <w:tcW w:w="530" w:type="pct"/>
            <w:noWrap/>
          </w:tcPr>
          <w:p w14:paraId="378C100C" w14:textId="261812F1"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1,43</w:t>
            </w:r>
            <w:r w:rsidR="0027613A">
              <w:rPr>
                <w:rFonts w:ascii="Aptos Narrow" w:hAnsi="Aptos Narrow"/>
                <w:color w:val="000000"/>
                <w:sz w:val="18"/>
                <w:szCs w:val="18"/>
              </w:rPr>
              <w:t>4</w:t>
            </w:r>
          </w:p>
        </w:tc>
        <w:tc>
          <w:tcPr>
            <w:tcW w:w="531" w:type="pct"/>
            <w:noWrap/>
          </w:tcPr>
          <w:p w14:paraId="13507108" w14:textId="049B643F"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1,32</w:t>
            </w:r>
            <w:r w:rsidR="0027613A">
              <w:rPr>
                <w:rFonts w:ascii="Aptos Narrow" w:hAnsi="Aptos Narrow"/>
                <w:color w:val="000000"/>
                <w:sz w:val="18"/>
                <w:szCs w:val="18"/>
              </w:rPr>
              <w:t>9</w:t>
            </w:r>
          </w:p>
        </w:tc>
        <w:tc>
          <w:tcPr>
            <w:tcW w:w="530" w:type="pct"/>
            <w:noWrap/>
          </w:tcPr>
          <w:p w14:paraId="100CFD20" w14:textId="58617D4E"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1,390</w:t>
            </w:r>
          </w:p>
        </w:tc>
        <w:tc>
          <w:tcPr>
            <w:tcW w:w="758" w:type="pct"/>
            <w:noWrap/>
          </w:tcPr>
          <w:p w14:paraId="5D577776" w14:textId="2F1110EC"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45,617</w:t>
            </w:r>
          </w:p>
        </w:tc>
      </w:tr>
      <w:tr w:rsidR="00C27F65" w:rsidRPr="006306ED" w14:paraId="2B65D724" w14:textId="77777777" w:rsidTr="00FC1BC0">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362" w:type="pct"/>
            <w:noWrap/>
            <w:hideMark/>
          </w:tcPr>
          <w:p w14:paraId="231946E0" w14:textId="01F6BD1A" w:rsidR="00A847F8" w:rsidRPr="00FC1BC0" w:rsidRDefault="00A847F8" w:rsidP="0079546E">
            <w:pPr>
              <w:ind w:firstLine="0"/>
              <w:jc w:val="left"/>
              <w:rPr>
                <w:rFonts w:ascii="Aptos Narrow" w:eastAsia="Times New Roman" w:hAnsi="Aptos Narrow" w:cs="Times New Roman"/>
                <w:color w:val="000000"/>
                <w:sz w:val="18"/>
                <w:szCs w:val="18"/>
              </w:rPr>
            </w:pPr>
            <w:r w:rsidRPr="00FC1BC0">
              <w:rPr>
                <w:rFonts w:ascii="Aptos Narrow" w:eastAsia="Times New Roman" w:hAnsi="Aptos Narrow" w:cs="Times New Roman"/>
                <w:color w:val="000000"/>
                <w:sz w:val="18"/>
                <w:szCs w:val="18"/>
              </w:rPr>
              <w:t>REMIND-MAgPIE</w:t>
            </w:r>
            <w:r w:rsidR="001B4AA2">
              <w:rPr>
                <w:rFonts w:ascii="Aptos Narrow" w:eastAsia="Times New Roman" w:hAnsi="Aptos Narrow" w:cs="Times New Roman"/>
                <w:color w:val="000000"/>
                <w:sz w:val="18"/>
                <w:szCs w:val="18"/>
              </w:rPr>
              <w:t xml:space="preserve"> </w:t>
            </w:r>
            <w:r w:rsidR="001B4AA2" w:rsidRPr="00FC1BC0">
              <w:rPr>
                <w:rFonts w:ascii="Aptos Narrow" w:eastAsia="Times New Roman" w:hAnsi="Aptos Narrow" w:cs="Times New Roman"/>
                <w:color w:val="000000"/>
                <w:sz w:val="18"/>
                <w:szCs w:val="18"/>
              </w:rPr>
              <w:t>- B 2°C</w:t>
            </w:r>
          </w:p>
        </w:tc>
        <w:tc>
          <w:tcPr>
            <w:tcW w:w="833" w:type="pct"/>
            <w:noWrap/>
            <w:hideMark/>
          </w:tcPr>
          <w:p w14:paraId="1BC0CDD4" w14:textId="2070EACD" w:rsidR="00A847F8" w:rsidRPr="00FC1BC0" w:rsidRDefault="00A847F8" w:rsidP="0079546E">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eastAsia="Times New Roman" w:hAnsi="Aptos Narrow" w:cs="Times New Roman"/>
                <w:color w:val="000000"/>
                <w:sz w:val="18"/>
                <w:szCs w:val="18"/>
              </w:rPr>
              <w:t>Production|Steel</w:t>
            </w:r>
          </w:p>
        </w:tc>
        <w:tc>
          <w:tcPr>
            <w:tcW w:w="0" w:type="pct"/>
            <w:noWrap/>
          </w:tcPr>
          <w:p w14:paraId="4EA4F84F" w14:textId="26EC83FB"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1,95</w:t>
            </w:r>
            <w:r w:rsidR="0027613A">
              <w:rPr>
                <w:rFonts w:ascii="Aptos Narrow" w:hAnsi="Aptos Narrow"/>
                <w:color w:val="000000"/>
                <w:sz w:val="18"/>
                <w:szCs w:val="18"/>
              </w:rPr>
              <w:t>2</w:t>
            </w:r>
          </w:p>
        </w:tc>
        <w:tc>
          <w:tcPr>
            <w:tcW w:w="0" w:type="pct"/>
            <w:noWrap/>
          </w:tcPr>
          <w:p w14:paraId="29D6D4AE" w14:textId="5A8FEEED"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1,660</w:t>
            </w:r>
          </w:p>
        </w:tc>
        <w:tc>
          <w:tcPr>
            <w:tcW w:w="0" w:type="pct"/>
            <w:noWrap/>
          </w:tcPr>
          <w:p w14:paraId="31A9D2DB" w14:textId="5ECDE385"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1,5</w:t>
            </w:r>
            <w:r w:rsidR="0027613A">
              <w:rPr>
                <w:rFonts w:ascii="Aptos Narrow" w:hAnsi="Aptos Narrow"/>
                <w:color w:val="000000"/>
                <w:sz w:val="18"/>
                <w:szCs w:val="18"/>
              </w:rPr>
              <w:t>30</w:t>
            </w:r>
          </w:p>
        </w:tc>
        <w:tc>
          <w:tcPr>
            <w:tcW w:w="0" w:type="pct"/>
            <w:noWrap/>
          </w:tcPr>
          <w:p w14:paraId="5B0AE583" w14:textId="1B9E54F6"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1,625</w:t>
            </w:r>
          </w:p>
        </w:tc>
        <w:tc>
          <w:tcPr>
            <w:tcW w:w="0" w:type="pct"/>
            <w:noWrap/>
          </w:tcPr>
          <w:p w14:paraId="4C13B725" w14:textId="242E2D92"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51,98</w:t>
            </w:r>
            <w:r w:rsidR="0027613A">
              <w:rPr>
                <w:rFonts w:ascii="Aptos Narrow" w:hAnsi="Aptos Narrow"/>
                <w:color w:val="000000"/>
                <w:sz w:val="18"/>
                <w:szCs w:val="18"/>
              </w:rPr>
              <w:t>5</w:t>
            </w:r>
          </w:p>
        </w:tc>
      </w:tr>
      <w:tr w:rsidR="00A3020B" w:rsidRPr="00A3020B" w14:paraId="121B08B0" w14:textId="77777777" w:rsidTr="00A3020B">
        <w:trPr>
          <w:trHeight w:val="260"/>
        </w:trPr>
        <w:tc>
          <w:tcPr>
            <w:cnfStyle w:val="001000000000" w:firstRow="0" w:lastRow="0" w:firstColumn="1" w:lastColumn="0" w:oddVBand="0" w:evenVBand="0" w:oddHBand="0" w:evenHBand="0" w:firstRowFirstColumn="0" w:firstRowLastColumn="0" w:lastRowFirstColumn="0" w:lastRowLastColumn="0"/>
            <w:tcW w:w="1362" w:type="pct"/>
            <w:noWrap/>
            <w:hideMark/>
          </w:tcPr>
          <w:p w14:paraId="7CFB4B9A" w14:textId="42B311F2" w:rsidR="00A847F8" w:rsidRPr="00FC1BC0" w:rsidRDefault="00A847F8" w:rsidP="0079546E">
            <w:pPr>
              <w:ind w:firstLine="0"/>
              <w:jc w:val="left"/>
              <w:rPr>
                <w:rFonts w:ascii="Aptos Narrow" w:eastAsia="Times New Roman" w:hAnsi="Aptos Narrow" w:cs="Times New Roman"/>
                <w:color w:val="000000"/>
                <w:sz w:val="18"/>
                <w:szCs w:val="18"/>
              </w:rPr>
            </w:pPr>
            <w:r w:rsidRPr="00FC1BC0">
              <w:rPr>
                <w:rFonts w:ascii="Aptos Narrow" w:eastAsia="Times New Roman" w:hAnsi="Aptos Narrow" w:cs="Times New Roman"/>
                <w:color w:val="000000"/>
                <w:sz w:val="18"/>
                <w:szCs w:val="18"/>
              </w:rPr>
              <w:t>GCAM</w:t>
            </w:r>
            <w:r w:rsidR="001B4AA2">
              <w:rPr>
                <w:rFonts w:ascii="Aptos Narrow" w:eastAsia="Times New Roman" w:hAnsi="Aptos Narrow" w:cs="Times New Roman"/>
                <w:color w:val="000000"/>
                <w:sz w:val="18"/>
                <w:szCs w:val="18"/>
              </w:rPr>
              <w:t xml:space="preserve"> </w:t>
            </w:r>
            <w:r w:rsidR="001B4AA2" w:rsidRPr="00FC1BC0">
              <w:rPr>
                <w:rFonts w:ascii="Aptos Narrow" w:eastAsia="Times New Roman" w:hAnsi="Aptos Narrow" w:cs="Times New Roman"/>
                <w:color w:val="000000"/>
                <w:sz w:val="18"/>
                <w:szCs w:val="18"/>
                <w:lang w:val="de-DE"/>
              </w:rPr>
              <w:t>- NZ 2050</w:t>
            </w:r>
          </w:p>
        </w:tc>
        <w:tc>
          <w:tcPr>
            <w:tcW w:w="833" w:type="pct"/>
            <w:noWrap/>
            <w:hideMark/>
          </w:tcPr>
          <w:p w14:paraId="4F9056BE" w14:textId="2F52E263" w:rsidR="00A847F8" w:rsidRPr="00FC1BC0" w:rsidRDefault="00A847F8" w:rsidP="0079546E">
            <w:pPr>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eastAsia="Times New Roman" w:hAnsi="Aptos Narrow" w:cs="Times New Roman"/>
                <w:color w:val="000000"/>
                <w:sz w:val="18"/>
                <w:szCs w:val="18"/>
              </w:rPr>
              <w:t>Production|Steel</w:t>
            </w:r>
          </w:p>
        </w:tc>
        <w:tc>
          <w:tcPr>
            <w:tcW w:w="456" w:type="pct"/>
            <w:noWrap/>
          </w:tcPr>
          <w:p w14:paraId="6F5CA457" w14:textId="19C3C6BC"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1,752</w:t>
            </w:r>
          </w:p>
        </w:tc>
        <w:tc>
          <w:tcPr>
            <w:tcW w:w="530" w:type="pct"/>
            <w:noWrap/>
          </w:tcPr>
          <w:p w14:paraId="50199E55" w14:textId="06ABDAD0"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1,853</w:t>
            </w:r>
          </w:p>
        </w:tc>
        <w:tc>
          <w:tcPr>
            <w:tcW w:w="531" w:type="pct"/>
            <w:noWrap/>
          </w:tcPr>
          <w:p w14:paraId="01DBFF1F" w14:textId="09F6201A"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1,896</w:t>
            </w:r>
          </w:p>
        </w:tc>
        <w:tc>
          <w:tcPr>
            <w:tcW w:w="530" w:type="pct"/>
            <w:noWrap/>
          </w:tcPr>
          <w:p w14:paraId="6FD6EC60" w14:textId="423A444F"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1,810</w:t>
            </w:r>
          </w:p>
        </w:tc>
        <w:tc>
          <w:tcPr>
            <w:tcW w:w="758" w:type="pct"/>
            <w:noWrap/>
          </w:tcPr>
          <w:p w14:paraId="23370DD9" w14:textId="505B73BF"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57,26</w:t>
            </w:r>
            <w:r w:rsidR="0027613A">
              <w:rPr>
                <w:rFonts w:ascii="Aptos Narrow" w:hAnsi="Aptos Narrow"/>
                <w:color w:val="000000"/>
                <w:sz w:val="18"/>
                <w:szCs w:val="18"/>
              </w:rPr>
              <w:t>1</w:t>
            </w:r>
          </w:p>
        </w:tc>
      </w:tr>
      <w:tr w:rsidR="00C27F65" w:rsidRPr="006306ED" w14:paraId="33464008" w14:textId="77777777" w:rsidTr="00FC1BC0">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362" w:type="pct"/>
            <w:noWrap/>
            <w:hideMark/>
          </w:tcPr>
          <w:p w14:paraId="32290D06" w14:textId="2021745B" w:rsidR="00A847F8" w:rsidRPr="00FC1BC0" w:rsidRDefault="00A847F8" w:rsidP="0079546E">
            <w:pPr>
              <w:ind w:firstLine="0"/>
              <w:jc w:val="left"/>
              <w:rPr>
                <w:rFonts w:ascii="Aptos Narrow" w:eastAsia="Times New Roman" w:hAnsi="Aptos Narrow" w:cs="Times New Roman"/>
                <w:color w:val="000000"/>
                <w:sz w:val="18"/>
                <w:szCs w:val="18"/>
              </w:rPr>
            </w:pPr>
            <w:r w:rsidRPr="00FC1BC0">
              <w:rPr>
                <w:rFonts w:ascii="Aptos Narrow" w:eastAsia="Times New Roman" w:hAnsi="Aptos Narrow" w:cs="Times New Roman"/>
                <w:color w:val="000000"/>
                <w:sz w:val="18"/>
                <w:szCs w:val="18"/>
              </w:rPr>
              <w:lastRenderedPageBreak/>
              <w:t>GCAM</w:t>
            </w:r>
            <w:r w:rsidR="001B4AA2">
              <w:rPr>
                <w:rFonts w:ascii="Aptos Narrow" w:eastAsia="Times New Roman" w:hAnsi="Aptos Narrow" w:cs="Times New Roman"/>
                <w:color w:val="000000"/>
                <w:sz w:val="18"/>
                <w:szCs w:val="18"/>
              </w:rPr>
              <w:t xml:space="preserve"> </w:t>
            </w:r>
            <w:r w:rsidR="001B4AA2" w:rsidRPr="00FC1BC0">
              <w:rPr>
                <w:rFonts w:ascii="Aptos Narrow" w:eastAsia="Times New Roman" w:hAnsi="Aptos Narrow" w:cs="Times New Roman"/>
                <w:color w:val="000000"/>
                <w:sz w:val="18"/>
                <w:szCs w:val="18"/>
              </w:rPr>
              <w:t>- B 2°C</w:t>
            </w:r>
          </w:p>
        </w:tc>
        <w:tc>
          <w:tcPr>
            <w:tcW w:w="833" w:type="pct"/>
            <w:noWrap/>
            <w:hideMark/>
          </w:tcPr>
          <w:p w14:paraId="6BE564C9" w14:textId="0D9C5709" w:rsidR="00A847F8" w:rsidRPr="00FC1BC0" w:rsidRDefault="00A847F8" w:rsidP="0079546E">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eastAsia="Times New Roman" w:hAnsi="Aptos Narrow" w:cs="Times New Roman"/>
                <w:color w:val="000000"/>
                <w:sz w:val="18"/>
                <w:szCs w:val="18"/>
              </w:rPr>
              <w:t>Production|Steel</w:t>
            </w:r>
          </w:p>
        </w:tc>
        <w:tc>
          <w:tcPr>
            <w:tcW w:w="0" w:type="pct"/>
            <w:noWrap/>
          </w:tcPr>
          <w:p w14:paraId="5A586968" w14:textId="41C39B75"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1,752</w:t>
            </w:r>
          </w:p>
        </w:tc>
        <w:tc>
          <w:tcPr>
            <w:tcW w:w="0" w:type="pct"/>
            <w:noWrap/>
          </w:tcPr>
          <w:p w14:paraId="0CD09453" w14:textId="082FB146"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1,8</w:t>
            </w:r>
            <w:r w:rsidR="0027613A">
              <w:rPr>
                <w:rFonts w:ascii="Aptos Narrow" w:hAnsi="Aptos Narrow"/>
                <w:color w:val="000000"/>
                <w:sz w:val="18"/>
                <w:szCs w:val="18"/>
              </w:rPr>
              <w:t>80</w:t>
            </w:r>
          </w:p>
        </w:tc>
        <w:tc>
          <w:tcPr>
            <w:tcW w:w="0" w:type="pct"/>
            <w:noWrap/>
          </w:tcPr>
          <w:p w14:paraId="38D6E9F4" w14:textId="28B06EC6"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1,934</w:t>
            </w:r>
          </w:p>
        </w:tc>
        <w:tc>
          <w:tcPr>
            <w:tcW w:w="0" w:type="pct"/>
            <w:noWrap/>
          </w:tcPr>
          <w:p w14:paraId="27D9F927" w14:textId="13965914"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1,901</w:t>
            </w:r>
          </w:p>
        </w:tc>
        <w:tc>
          <w:tcPr>
            <w:tcW w:w="0" w:type="pct"/>
            <w:noWrap/>
          </w:tcPr>
          <w:p w14:paraId="703819E4" w14:textId="09E4221F"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58,47</w:t>
            </w:r>
            <w:r w:rsidR="0027613A">
              <w:rPr>
                <w:rFonts w:ascii="Aptos Narrow" w:hAnsi="Aptos Narrow"/>
                <w:color w:val="000000"/>
                <w:sz w:val="18"/>
                <w:szCs w:val="18"/>
              </w:rPr>
              <w:t>3</w:t>
            </w:r>
          </w:p>
        </w:tc>
      </w:tr>
      <w:tr w:rsidR="00A3020B" w:rsidRPr="00A3020B" w14:paraId="791781E1" w14:textId="77777777" w:rsidTr="00A3020B">
        <w:trPr>
          <w:trHeight w:val="260"/>
        </w:trPr>
        <w:tc>
          <w:tcPr>
            <w:cnfStyle w:val="001000000000" w:firstRow="0" w:lastRow="0" w:firstColumn="1" w:lastColumn="0" w:oddVBand="0" w:evenVBand="0" w:oddHBand="0" w:evenHBand="0" w:firstRowFirstColumn="0" w:firstRowLastColumn="0" w:lastRowFirstColumn="0" w:lastRowLastColumn="0"/>
            <w:tcW w:w="1362" w:type="pct"/>
            <w:noWrap/>
            <w:hideMark/>
          </w:tcPr>
          <w:p w14:paraId="291344A8" w14:textId="6AC43F23" w:rsidR="00A847F8" w:rsidRPr="00FC1BC0" w:rsidRDefault="00A847F8" w:rsidP="0079546E">
            <w:pPr>
              <w:ind w:firstLine="0"/>
              <w:jc w:val="left"/>
              <w:rPr>
                <w:rFonts w:ascii="Aptos Narrow" w:eastAsia="Times New Roman" w:hAnsi="Aptos Narrow" w:cs="Times New Roman"/>
                <w:color w:val="000000"/>
                <w:sz w:val="18"/>
                <w:szCs w:val="18"/>
              </w:rPr>
            </w:pPr>
            <w:r w:rsidRPr="00FC1BC0">
              <w:rPr>
                <w:rFonts w:ascii="Aptos Narrow" w:eastAsia="Times New Roman" w:hAnsi="Aptos Narrow" w:cs="Times New Roman"/>
                <w:color w:val="000000"/>
                <w:sz w:val="18"/>
                <w:szCs w:val="18"/>
              </w:rPr>
              <w:t xml:space="preserve">MESSAGEix-GLOBIOM </w:t>
            </w:r>
            <w:r w:rsidR="001B4AA2" w:rsidRPr="00FC1BC0">
              <w:rPr>
                <w:rFonts w:ascii="Aptos Narrow" w:eastAsia="Times New Roman" w:hAnsi="Aptos Narrow" w:cs="Times New Roman"/>
                <w:color w:val="000000"/>
                <w:sz w:val="18"/>
                <w:szCs w:val="18"/>
                <w:lang w:val="de-DE"/>
              </w:rPr>
              <w:t>- NZ 2050</w:t>
            </w:r>
          </w:p>
        </w:tc>
        <w:tc>
          <w:tcPr>
            <w:tcW w:w="833" w:type="pct"/>
            <w:noWrap/>
            <w:hideMark/>
          </w:tcPr>
          <w:p w14:paraId="633D9B06" w14:textId="11298092" w:rsidR="00A847F8" w:rsidRPr="00FC1BC0" w:rsidRDefault="00A847F8" w:rsidP="0079546E">
            <w:pPr>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eastAsia="Times New Roman" w:hAnsi="Aptos Narrow" w:cs="Times New Roman"/>
                <w:color w:val="000000"/>
                <w:sz w:val="18"/>
                <w:szCs w:val="18"/>
              </w:rPr>
              <w:t>Production|Steel</w:t>
            </w:r>
          </w:p>
        </w:tc>
        <w:tc>
          <w:tcPr>
            <w:tcW w:w="456" w:type="pct"/>
            <w:noWrap/>
          </w:tcPr>
          <w:p w14:paraId="4D7125A6" w14:textId="003619B0"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2,010</w:t>
            </w:r>
          </w:p>
        </w:tc>
        <w:tc>
          <w:tcPr>
            <w:tcW w:w="530" w:type="pct"/>
            <w:noWrap/>
          </w:tcPr>
          <w:p w14:paraId="08BE1D6F" w14:textId="368434B4"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2,270</w:t>
            </w:r>
          </w:p>
        </w:tc>
        <w:tc>
          <w:tcPr>
            <w:tcW w:w="531" w:type="pct"/>
            <w:noWrap/>
          </w:tcPr>
          <w:p w14:paraId="007BF3C9" w14:textId="08E6A6FA"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2,315</w:t>
            </w:r>
          </w:p>
        </w:tc>
        <w:tc>
          <w:tcPr>
            <w:tcW w:w="530" w:type="pct"/>
            <w:noWrap/>
          </w:tcPr>
          <w:p w14:paraId="2E440BEF" w14:textId="13A06E8F"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2,268</w:t>
            </w:r>
          </w:p>
        </w:tc>
        <w:tc>
          <w:tcPr>
            <w:tcW w:w="758" w:type="pct"/>
            <w:noWrap/>
          </w:tcPr>
          <w:p w14:paraId="038AA639" w14:textId="0CBE1E19"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70,098</w:t>
            </w:r>
          </w:p>
        </w:tc>
      </w:tr>
      <w:tr w:rsidR="00C27F65" w:rsidRPr="006306ED" w14:paraId="04324904" w14:textId="77777777" w:rsidTr="00FC1BC0">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362" w:type="pct"/>
            <w:noWrap/>
            <w:hideMark/>
          </w:tcPr>
          <w:p w14:paraId="15DE7A88" w14:textId="58DF8317" w:rsidR="00A847F8" w:rsidRPr="00FC1BC0" w:rsidRDefault="00A847F8" w:rsidP="0079546E">
            <w:pPr>
              <w:ind w:firstLine="0"/>
              <w:jc w:val="left"/>
              <w:rPr>
                <w:rFonts w:ascii="Aptos Narrow" w:eastAsia="Times New Roman" w:hAnsi="Aptos Narrow" w:cs="Times New Roman"/>
                <w:color w:val="000000"/>
                <w:sz w:val="18"/>
                <w:szCs w:val="18"/>
              </w:rPr>
            </w:pPr>
            <w:r w:rsidRPr="00FC1BC0">
              <w:rPr>
                <w:rFonts w:ascii="Aptos Narrow" w:eastAsia="Times New Roman" w:hAnsi="Aptos Narrow" w:cs="Times New Roman"/>
                <w:color w:val="000000"/>
                <w:sz w:val="18"/>
                <w:szCs w:val="18"/>
              </w:rPr>
              <w:t>MESSAGEix-GLOBIOM</w:t>
            </w:r>
            <w:r w:rsidR="001B4AA2">
              <w:rPr>
                <w:rFonts w:ascii="Aptos Narrow" w:eastAsia="Times New Roman" w:hAnsi="Aptos Narrow" w:cs="Times New Roman"/>
                <w:color w:val="000000"/>
                <w:sz w:val="18"/>
                <w:szCs w:val="18"/>
              </w:rPr>
              <w:t xml:space="preserve"> </w:t>
            </w:r>
            <w:r w:rsidR="001B4AA2" w:rsidRPr="00FC1BC0">
              <w:rPr>
                <w:rFonts w:ascii="Aptos Narrow" w:eastAsia="Times New Roman" w:hAnsi="Aptos Narrow" w:cs="Times New Roman"/>
                <w:color w:val="000000"/>
                <w:sz w:val="18"/>
                <w:szCs w:val="18"/>
              </w:rPr>
              <w:t>- B 2°C</w:t>
            </w:r>
          </w:p>
        </w:tc>
        <w:tc>
          <w:tcPr>
            <w:tcW w:w="833" w:type="pct"/>
            <w:noWrap/>
            <w:hideMark/>
          </w:tcPr>
          <w:p w14:paraId="130F70ED" w14:textId="202E3ABA" w:rsidR="00A847F8" w:rsidRPr="00FC1BC0" w:rsidRDefault="00A847F8" w:rsidP="0079546E">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eastAsia="Times New Roman" w:hAnsi="Aptos Narrow" w:cs="Times New Roman"/>
                <w:color w:val="000000"/>
                <w:sz w:val="18"/>
                <w:szCs w:val="18"/>
              </w:rPr>
              <w:t>Production|Steel</w:t>
            </w:r>
          </w:p>
        </w:tc>
        <w:tc>
          <w:tcPr>
            <w:tcW w:w="0" w:type="pct"/>
            <w:noWrap/>
          </w:tcPr>
          <w:p w14:paraId="526BEC71" w14:textId="288FBAED"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2,010</w:t>
            </w:r>
          </w:p>
        </w:tc>
        <w:tc>
          <w:tcPr>
            <w:tcW w:w="0" w:type="pct"/>
            <w:noWrap/>
          </w:tcPr>
          <w:p w14:paraId="115A9BAC" w14:textId="2D02E945"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2,270</w:t>
            </w:r>
          </w:p>
        </w:tc>
        <w:tc>
          <w:tcPr>
            <w:tcW w:w="0" w:type="pct"/>
            <w:noWrap/>
          </w:tcPr>
          <w:p w14:paraId="5C12C92F" w14:textId="63BBC75E"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2,31</w:t>
            </w:r>
            <w:r w:rsidR="0027613A">
              <w:rPr>
                <w:rFonts w:ascii="Aptos Narrow" w:hAnsi="Aptos Narrow"/>
                <w:color w:val="000000"/>
                <w:sz w:val="18"/>
                <w:szCs w:val="18"/>
              </w:rPr>
              <w:t>5</w:t>
            </w:r>
          </w:p>
        </w:tc>
        <w:tc>
          <w:tcPr>
            <w:tcW w:w="0" w:type="pct"/>
            <w:noWrap/>
          </w:tcPr>
          <w:p w14:paraId="57BCF6A6" w14:textId="35DC500B"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2,268</w:t>
            </w:r>
          </w:p>
        </w:tc>
        <w:tc>
          <w:tcPr>
            <w:tcW w:w="0" w:type="pct"/>
            <w:noWrap/>
          </w:tcPr>
          <w:p w14:paraId="074F31B3" w14:textId="5FF7893D"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70,09</w:t>
            </w:r>
            <w:r w:rsidR="0027613A">
              <w:rPr>
                <w:rFonts w:ascii="Aptos Narrow" w:hAnsi="Aptos Narrow"/>
                <w:color w:val="000000"/>
                <w:sz w:val="18"/>
                <w:szCs w:val="18"/>
              </w:rPr>
              <w:t>5</w:t>
            </w:r>
          </w:p>
        </w:tc>
      </w:tr>
      <w:tr w:rsidR="0027613A" w:rsidRPr="00CD1E66" w14:paraId="6237CBB6" w14:textId="77777777" w:rsidTr="009A6935">
        <w:trPr>
          <w:trHeight w:val="260"/>
        </w:trPr>
        <w:tc>
          <w:tcPr>
            <w:cnfStyle w:val="001000000000" w:firstRow="0" w:lastRow="0" w:firstColumn="1" w:lastColumn="0" w:oddVBand="0" w:evenVBand="0" w:oddHBand="0" w:evenHBand="0" w:firstRowFirstColumn="0" w:firstRowLastColumn="0" w:lastRowFirstColumn="0" w:lastRowLastColumn="0"/>
            <w:tcW w:w="0" w:type="pct"/>
            <w:noWrap/>
            <w:vAlign w:val="center"/>
            <w:hideMark/>
          </w:tcPr>
          <w:p w14:paraId="5BFC61F9" w14:textId="77777777" w:rsidR="0027613A" w:rsidRPr="00CD1E66" w:rsidRDefault="0027613A" w:rsidP="0040168B">
            <w:pPr>
              <w:ind w:firstLine="0"/>
              <w:jc w:val="left"/>
              <w:rPr>
                <w:rFonts w:ascii="Aptos Narrow" w:eastAsia="Times New Roman" w:hAnsi="Aptos Narrow" w:cs="Times New Roman"/>
                <w:b/>
                <w:color w:val="000000"/>
                <w:sz w:val="18"/>
                <w:szCs w:val="18"/>
              </w:rPr>
            </w:pPr>
            <w:r w:rsidRPr="00CD1E66">
              <w:rPr>
                <w:rFonts w:ascii="Aptos Narrow" w:eastAsia="Times New Roman" w:hAnsi="Aptos Narrow" w:cs="Times New Roman"/>
                <w:b/>
                <w:color w:val="000000"/>
                <w:sz w:val="18"/>
                <w:szCs w:val="18"/>
              </w:rPr>
              <w:t>Model-Scenario</w:t>
            </w:r>
          </w:p>
        </w:tc>
        <w:tc>
          <w:tcPr>
            <w:tcW w:w="0" w:type="pct"/>
            <w:noWrap/>
            <w:vAlign w:val="center"/>
            <w:hideMark/>
          </w:tcPr>
          <w:p w14:paraId="7C478749" w14:textId="13B3E36A" w:rsidR="0027613A" w:rsidRDefault="0027613A" w:rsidP="0040168B">
            <w:pPr>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b/>
                <w:color w:val="000000"/>
                <w:sz w:val="18"/>
                <w:szCs w:val="18"/>
              </w:rPr>
            </w:pPr>
            <w:r w:rsidRPr="00CD1E66">
              <w:rPr>
                <w:rFonts w:ascii="Aptos Narrow" w:eastAsia="Times New Roman" w:hAnsi="Aptos Narrow" w:cs="Times New Roman"/>
                <w:b/>
                <w:color w:val="000000"/>
                <w:sz w:val="18"/>
                <w:szCs w:val="18"/>
              </w:rPr>
              <w:t>Variable</w:t>
            </w:r>
          </w:p>
          <w:p w14:paraId="5F1E090F" w14:textId="538DAEE6" w:rsidR="0027613A" w:rsidRPr="009A6935" w:rsidRDefault="0027613A" w:rsidP="0040168B">
            <w:pPr>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b/>
                <w:color w:val="000000"/>
                <w:sz w:val="16"/>
                <w:szCs w:val="16"/>
              </w:rPr>
            </w:pPr>
            <w:r w:rsidRPr="009A6935">
              <w:rPr>
                <w:rFonts w:ascii="Aptos Narrow" w:eastAsia="Times New Roman" w:hAnsi="Aptos Narrow" w:cs="Times New Roman"/>
                <w:b/>
                <w:color w:val="000000"/>
                <w:sz w:val="16"/>
                <w:szCs w:val="16"/>
              </w:rPr>
              <w:t>(EJ/ year)</w:t>
            </w:r>
          </w:p>
        </w:tc>
        <w:tc>
          <w:tcPr>
            <w:tcW w:w="0" w:type="pct"/>
            <w:noWrap/>
            <w:vAlign w:val="center"/>
            <w:hideMark/>
          </w:tcPr>
          <w:p w14:paraId="1E4E62F0" w14:textId="77777777" w:rsidR="0027613A" w:rsidRPr="00CD1E66" w:rsidRDefault="0027613A" w:rsidP="0040168B">
            <w:pPr>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b/>
                <w:color w:val="000000"/>
                <w:sz w:val="18"/>
                <w:szCs w:val="18"/>
              </w:rPr>
            </w:pPr>
            <w:r w:rsidRPr="00CD1E66">
              <w:rPr>
                <w:rFonts w:ascii="Aptos Narrow" w:eastAsia="Times New Roman" w:hAnsi="Aptos Narrow" w:cs="Times New Roman"/>
                <w:b/>
                <w:color w:val="000000"/>
                <w:sz w:val="18"/>
                <w:szCs w:val="18"/>
              </w:rPr>
              <w:t>2020</w:t>
            </w:r>
          </w:p>
        </w:tc>
        <w:tc>
          <w:tcPr>
            <w:tcW w:w="0" w:type="pct"/>
            <w:noWrap/>
            <w:vAlign w:val="center"/>
            <w:hideMark/>
          </w:tcPr>
          <w:p w14:paraId="40364689" w14:textId="77777777" w:rsidR="0027613A" w:rsidRPr="00CD1E66" w:rsidRDefault="0027613A" w:rsidP="0040168B">
            <w:pPr>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b/>
                <w:color w:val="000000"/>
                <w:sz w:val="18"/>
                <w:szCs w:val="18"/>
              </w:rPr>
            </w:pPr>
            <w:r w:rsidRPr="00CD1E66">
              <w:rPr>
                <w:rFonts w:ascii="Aptos Narrow" w:eastAsia="Times New Roman" w:hAnsi="Aptos Narrow" w:cs="Times New Roman"/>
                <w:b/>
                <w:color w:val="000000"/>
                <w:sz w:val="18"/>
                <w:szCs w:val="18"/>
              </w:rPr>
              <w:t>2030</w:t>
            </w:r>
          </w:p>
        </w:tc>
        <w:tc>
          <w:tcPr>
            <w:tcW w:w="0" w:type="pct"/>
            <w:noWrap/>
            <w:vAlign w:val="center"/>
            <w:hideMark/>
          </w:tcPr>
          <w:p w14:paraId="7D3CDC31" w14:textId="77777777" w:rsidR="0027613A" w:rsidRPr="00CD1E66" w:rsidRDefault="0027613A" w:rsidP="0040168B">
            <w:pPr>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b/>
                <w:color w:val="000000"/>
                <w:sz w:val="18"/>
                <w:szCs w:val="18"/>
              </w:rPr>
            </w:pPr>
            <w:r w:rsidRPr="00CD1E66">
              <w:rPr>
                <w:rFonts w:ascii="Aptos Narrow" w:eastAsia="Times New Roman" w:hAnsi="Aptos Narrow" w:cs="Times New Roman"/>
                <w:b/>
                <w:color w:val="000000"/>
                <w:sz w:val="18"/>
                <w:szCs w:val="18"/>
              </w:rPr>
              <w:t>2040</w:t>
            </w:r>
          </w:p>
        </w:tc>
        <w:tc>
          <w:tcPr>
            <w:tcW w:w="0" w:type="pct"/>
            <w:noWrap/>
            <w:vAlign w:val="center"/>
            <w:hideMark/>
          </w:tcPr>
          <w:p w14:paraId="22D84F9E" w14:textId="77777777" w:rsidR="0027613A" w:rsidRPr="00CD1E66" w:rsidRDefault="0027613A" w:rsidP="0040168B">
            <w:pPr>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b/>
                <w:color w:val="000000"/>
                <w:sz w:val="18"/>
                <w:szCs w:val="18"/>
              </w:rPr>
            </w:pPr>
            <w:r w:rsidRPr="00CD1E66">
              <w:rPr>
                <w:rFonts w:ascii="Aptos Narrow" w:eastAsia="Times New Roman" w:hAnsi="Aptos Narrow" w:cs="Times New Roman"/>
                <w:b/>
                <w:color w:val="000000"/>
                <w:sz w:val="18"/>
                <w:szCs w:val="18"/>
              </w:rPr>
              <w:t>2050</w:t>
            </w:r>
          </w:p>
        </w:tc>
        <w:tc>
          <w:tcPr>
            <w:tcW w:w="0" w:type="pct"/>
            <w:noWrap/>
            <w:hideMark/>
          </w:tcPr>
          <w:p w14:paraId="5B8FEC27" w14:textId="77777777" w:rsidR="0040168B" w:rsidRDefault="0027613A">
            <w:pPr>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b/>
                <w:bCs/>
                <w:color w:val="000000"/>
                <w:sz w:val="18"/>
                <w:szCs w:val="18"/>
              </w:rPr>
            </w:pPr>
            <w:r w:rsidRPr="00CD1E66">
              <w:rPr>
                <w:rFonts w:ascii="Aptos Narrow" w:eastAsia="Times New Roman" w:hAnsi="Aptos Narrow" w:cs="Times New Roman"/>
                <w:b/>
                <w:bCs/>
                <w:color w:val="000000"/>
                <w:sz w:val="18"/>
                <w:szCs w:val="18"/>
              </w:rPr>
              <w:t xml:space="preserve">Production budget </w:t>
            </w:r>
          </w:p>
          <w:p w14:paraId="5F7337FD" w14:textId="0C7765FA" w:rsidR="0027613A" w:rsidRPr="00715046" w:rsidRDefault="0027613A">
            <w:pPr>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b/>
                <w:bCs/>
                <w:color w:val="000000"/>
                <w:sz w:val="18"/>
                <w:szCs w:val="18"/>
              </w:rPr>
            </w:pPr>
            <w:r w:rsidRPr="00FC1BC0">
              <w:rPr>
                <w:rFonts w:ascii="Aptos Narrow" w:eastAsia="Times New Roman" w:hAnsi="Aptos Narrow" w:cs="Times New Roman"/>
                <w:b/>
                <w:bCs/>
                <w:color w:val="000000"/>
                <w:sz w:val="16"/>
                <w:szCs w:val="16"/>
              </w:rPr>
              <w:t>(</w:t>
            </w:r>
            <w:r w:rsidR="00115386" w:rsidRPr="00FC1BC0">
              <w:rPr>
                <w:rFonts w:ascii="Aptos Narrow" w:eastAsia="Times New Roman" w:hAnsi="Aptos Narrow" w:cs="Times New Roman"/>
                <w:b/>
                <w:bCs/>
                <w:color w:val="000000"/>
                <w:sz w:val="16"/>
                <w:szCs w:val="16"/>
              </w:rPr>
              <w:t>EJ</w:t>
            </w:r>
            <w:r w:rsidR="000031F3" w:rsidRPr="00FC1BC0">
              <w:rPr>
                <w:rFonts w:ascii="Aptos Narrow" w:eastAsia="Times New Roman" w:hAnsi="Aptos Narrow" w:cs="Times New Roman"/>
                <w:b/>
                <w:bCs/>
                <w:color w:val="000000"/>
                <w:sz w:val="16"/>
                <w:szCs w:val="16"/>
              </w:rPr>
              <w:t xml:space="preserve"> electricity</w:t>
            </w:r>
            <w:r w:rsidRPr="00FC1BC0">
              <w:rPr>
                <w:rFonts w:ascii="Aptos Narrow" w:eastAsia="Times New Roman" w:hAnsi="Aptos Narrow" w:cs="Times New Roman"/>
                <w:b/>
                <w:bCs/>
                <w:color w:val="000000"/>
                <w:sz w:val="16"/>
                <w:szCs w:val="16"/>
              </w:rPr>
              <w:t>)</w:t>
            </w:r>
          </w:p>
        </w:tc>
      </w:tr>
      <w:tr w:rsidR="00A3020B" w:rsidRPr="00A3020B" w14:paraId="38BE48A4" w14:textId="77777777" w:rsidTr="00A3020B">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362" w:type="pct"/>
            <w:noWrap/>
            <w:hideMark/>
          </w:tcPr>
          <w:p w14:paraId="1827DFA5" w14:textId="05B713D6" w:rsidR="00A847F8" w:rsidRPr="00FC1BC0" w:rsidRDefault="00A847F8" w:rsidP="0079546E">
            <w:pPr>
              <w:ind w:firstLine="0"/>
              <w:jc w:val="left"/>
              <w:rPr>
                <w:rFonts w:ascii="Aptos Narrow" w:eastAsia="Times New Roman" w:hAnsi="Aptos Narrow" w:cs="Times New Roman"/>
                <w:color w:val="000000"/>
                <w:sz w:val="18"/>
                <w:szCs w:val="18"/>
              </w:rPr>
            </w:pPr>
            <w:r w:rsidRPr="00FC1BC0">
              <w:rPr>
                <w:rFonts w:ascii="Aptos Narrow" w:eastAsia="Times New Roman" w:hAnsi="Aptos Narrow" w:cs="Times New Roman"/>
                <w:color w:val="000000"/>
                <w:sz w:val="18"/>
                <w:szCs w:val="18"/>
              </w:rPr>
              <w:t xml:space="preserve">REMIND-MAgPIE </w:t>
            </w:r>
            <w:r w:rsidR="001B4AA2" w:rsidRPr="00FC1BC0">
              <w:rPr>
                <w:rFonts w:ascii="Aptos Narrow" w:eastAsia="Times New Roman" w:hAnsi="Aptos Narrow" w:cs="Times New Roman"/>
                <w:color w:val="000000"/>
                <w:sz w:val="18"/>
                <w:szCs w:val="18"/>
                <w:lang w:val="de-DE"/>
              </w:rPr>
              <w:t>- NZ 2050</w:t>
            </w:r>
          </w:p>
        </w:tc>
        <w:tc>
          <w:tcPr>
            <w:tcW w:w="833" w:type="pct"/>
            <w:noWrap/>
            <w:hideMark/>
          </w:tcPr>
          <w:p w14:paraId="4CBB7177" w14:textId="0ADB1386" w:rsidR="00A847F8" w:rsidRPr="00FC1BC0" w:rsidRDefault="00A847F8" w:rsidP="0079546E">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eastAsia="Times New Roman" w:hAnsi="Aptos Narrow" w:cs="Times New Roman"/>
                <w:color w:val="000000"/>
                <w:sz w:val="18"/>
                <w:szCs w:val="18"/>
              </w:rPr>
              <w:t>Final Energy|Electricity</w:t>
            </w:r>
          </w:p>
        </w:tc>
        <w:tc>
          <w:tcPr>
            <w:tcW w:w="456" w:type="pct"/>
            <w:noWrap/>
          </w:tcPr>
          <w:p w14:paraId="4DFCC8BB" w14:textId="1188A8F1"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84</w:t>
            </w:r>
          </w:p>
        </w:tc>
        <w:tc>
          <w:tcPr>
            <w:tcW w:w="530" w:type="pct"/>
            <w:noWrap/>
          </w:tcPr>
          <w:p w14:paraId="75AD9A5A" w14:textId="397A465B"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11</w:t>
            </w:r>
            <w:r w:rsidR="002F152E">
              <w:rPr>
                <w:rFonts w:ascii="Aptos Narrow" w:hAnsi="Aptos Narrow"/>
                <w:color w:val="000000"/>
                <w:sz w:val="18"/>
                <w:szCs w:val="18"/>
              </w:rPr>
              <w:t>7</w:t>
            </w:r>
          </w:p>
        </w:tc>
        <w:tc>
          <w:tcPr>
            <w:tcW w:w="531" w:type="pct"/>
            <w:noWrap/>
          </w:tcPr>
          <w:p w14:paraId="20076888" w14:textId="22E9E68E"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17</w:t>
            </w:r>
            <w:r w:rsidR="00F1065C">
              <w:rPr>
                <w:rFonts w:ascii="Aptos Narrow" w:hAnsi="Aptos Narrow"/>
                <w:color w:val="000000"/>
                <w:sz w:val="18"/>
                <w:szCs w:val="18"/>
              </w:rPr>
              <w:t>4</w:t>
            </w:r>
          </w:p>
        </w:tc>
        <w:tc>
          <w:tcPr>
            <w:tcW w:w="530" w:type="pct"/>
            <w:noWrap/>
          </w:tcPr>
          <w:p w14:paraId="5741EA5E" w14:textId="023E92BB"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21</w:t>
            </w:r>
            <w:r w:rsidR="00C96FEB">
              <w:rPr>
                <w:rFonts w:ascii="Aptos Narrow" w:hAnsi="Aptos Narrow"/>
                <w:color w:val="000000"/>
                <w:sz w:val="18"/>
                <w:szCs w:val="18"/>
              </w:rPr>
              <w:t>2</w:t>
            </w:r>
          </w:p>
        </w:tc>
        <w:tc>
          <w:tcPr>
            <w:tcW w:w="758" w:type="pct"/>
            <w:noWrap/>
          </w:tcPr>
          <w:p w14:paraId="16C9047F" w14:textId="358FCBCD"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4,54</w:t>
            </w:r>
            <w:r w:rsidR="00115386">
              <w:rPr>
                <w:rFonts w:ascii="Aptos Narrow" w:hAnsi="Aptos Narrow"/>
                <w:color w:val="000000"/>
                <w:sz w:val="18"/>
                <w:szCs w:val="18"/>
              </w:rPr>
              <w:t>8</w:t>
            </w:r>
          </w:p>
        </w:tc>
      </w:tr>
      <w:tr w:rsidR="0027613A" w:rsidRPr="0027613A" w14:paraId="3E9AE1F3" w14:textId="77777777" w:rsidTr="00A3020B">
        <w:trPr>
          <w:trHeight w:val="260"/>
        </w:trPr>
        <w:tc>
          <w:tcPr>
            <w:cnfStyle w:val="001000000000" w:firstRow="0" w:lastRow="0" w:firstColumn="1" w:lastColumn="0" w:oddVBand="0" w:evenVBand="0" w:oddHBand="0" w:evenHBand="0" w:firstRowFirstColumn="0" w:firstRowLastColumn="0" w:lastRowFirstColumn="0" w:lastRowLastColumn="0"/>
            <w:tcW w:w="1362" w:type="pct"/>
            <w:noWrap/>
            <w:hideMark/>
          </w:tcPr>
          <w:p w14:paraId="76F58082" w14:textId="11B4F555" w:rsidR="00A847F8" w:rsidRPr="00FC1BC0" w:rsidRDefault="00A847F8" w:rsidP="0079546E">
            <w:pPr>
              <w:ind w:firstLine="0"/>
              <w:jc w:val="left"/>
              <w:rPr>
                <w:rFonts w:ascii="Aptos Narrow" w:eastAsia="Times New Roman" w:hAnsi="Aptos Narrow" w:cs="Times New Roman"/>
                <w:color w:val="000000"/>
                <w:sz w:val="18"/>
                <w:szCs w:val="18"/>
              </w:rPr>
            </w:pPr>
            <w:r w:rsidRPr="00FC1BC0">
              <w:rPr>
                <w:rFonts w:ascii="Aptos Narrow" w:eastAsia="Times New Roman" w:hAnsi="Aptos Narrow" w:cs="Times New Roman"/>
                <w:color w:val="000000"/>
                <w:sz w:val="18"/>
                <w:szCs w:val="18"/>
              </w:rPr>
              <w:t xml:space="preserve">REMIND-MAgPIE </w:t>
            </w:r>
            <w:r w:rsidR="001B4AA2" w:rsidRPr="00FC1BC0">
              <w:rPr>
                <w:rFonts w:ascii="Aptos Narrow" w:eastAsia="Times New Roman" w:hAnsi="Aptos Narrow" w:cs="Times New Roman"/>
                <w:color w:val="000000"/>
                <w:sz w:val="18"/>
                <w:szCs w:val="18"/>
              </w:rPr>
              <w:t>- B 2°C</w:t>
            </w:r>
          </w:p>
        </w:tc>
        <w:tc>
          <w:tcPr>
            <w:tcW w:w="833" w:type="pct"/>
            <w:noWrap/>
            <w:hideMark/>
          </w:tcPr>
          <w:p w14:paraId="434FFFA0" w14:textId="1E1EEA13" w:rsidR="00A847F8" w:rsidRPr="00FC1BC0" w:rsidRDefault="00A847F8" w:rsidP="0079546E">
            <w:pPr>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eastAsia="Times New Roman" w:hAnsi="Aptos Narrow" w:cs="Times New Roman"/>
                <w:color w:val="000000"/>
                <w:sz w:val="18"/>
                <w:szCs w:val="18"/>
              </w:rPr>
              <w:t xml:space="preserve">Final Energy|Electricity </w:t>
            </w:r>
          </w:p>
        </w:tc>
        <w:tc>
          <w:tcPr>
            <w:tcW w:w="456" w:type="pct"/>
            <w:noWrap/>
          </w:tcPr>
          <w:p w14:paraId="6F0E7577" w14:textId="2306A3A9"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84</w:t>
            </w:r>
          </w:p>
        </w:tc>
        <w:tc>
          <w:tcPr>
            <w:tcW w:w="530" w:type="pct"/>
            <w:noWrap/>
          </w:tcPr>
          <w:p w14:paraId="18BD35FE" w14:textId="50C14C2E"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12</w:t>
            </w:r>
            <w:r w:rsidR="002F152E">
              <w:rPr>
                <w:rFonts w:ascii="Aptos Narrow" w:hAnsi="Aptos Narrow"/>
                <w:color w:val="000000"/>
                <w:sz w:val="18"/>
                <w:szCs w:val="18"/>
              </w:rPr>
              <w:t>1</w:t>
            </w:r>
          </w:p>
        </w:tc>
        <w:tc>
          <w:tcPr>
            <w:tcW w:w="531" w:type="pct"/>
            <w:noWrap/>
          </w:tcPr>
          <w:p w14:paraId="2DCD0A25" w14:textId="22946CFC"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16</w:t>
            </w:r>
            <w:r w:rsidR="00F1065C">
              <w:rPr>
                <w:rFonts w:ascii="Aptos Narrow" w:hAnsi="Aptos Narrow"/>
                <w:color w:val="000000"/>
                <w:sz w:val="18"/>
                <w:szCs w:val="18"/>
              </w:rPr>
              <w:t>4</w:t>
            </w:r>
          </w:p>
        </w:tc>
        <w:tc>
          <w:tcPr>
            <w:tcW w:w="530" w:type="pct"/>
            <w:noWrap/>
          </w:tcPr>
          <w:p w14:paraId="2E0B021D" w14:textId="3325C515"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20</w:t>
            </w:r>
            <w:r w:rsidR="00C96FEB">
              <w:rPr>
                <w:rFonts w:ascii="Aptos Narrow" w:hAnsi="Aptos Narrow"/>
                <w:color w:val="000000"/>
                <w:sz w:val="18"/>
                <w:szCs w:val="18"/>
              </w:rPr>
              <w:t>2</w:t>
            </w:r>
          </w:p>
        </w:tc>
        <w:tc>
          <w:tcPr>
            <w:tcW w:w="758" w:type="pct"/>
            <w:noWrap/>
          </w:tcPr>
          <w:p w14:paraId="775CCFC0" w14:textId="4B067FAF"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4,41</w:t>
            </w:r>
            <w:r w:rsidR="00115386">
              <w:rPr>
                <w:rFonts w:ascii="Aptos Narrow" w:hAnsi="Aptos Narrow"/>
                <w:color w:val="000000"/>
                <w:sz w:val="18"/>
                <w:szCs w:val="18"/>
              </w:rPr>
              <w:t>8</w:t>
            </w:r>
          </w:p>
        </w:tc>
      </w:tr>
      <w:tr w:rsidR="0027613A" w:rsidRPr="00A3020B" w14:paraId="710161AF" w14:textId="77777777" w:rsidTr="00A3020B">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362" w:type="pct"/>
            <w:noWrap/>
            <w:hideMark/>
          </w:tcPr>
          <w:p w14:paraId="56DB0204" w14:textId="704AC9CF" w:rsidR="00A847F8" w:rsidRPr="00FC1BC0" w:rsidRDefault="00A847F8" w:rsidP="0079546E">
            <w:pPr>
              <w:ind w:firstLine="0"/>
              <w:jc w:val="left"/>
              <w:rPr>
                <w:rFonts w:ascii="Aptos Narrow" w:eastAsia="Times New Roman" w:hAnsi="Aptos Narrow" w:cs="Times New Roman"/>
                <w:color w:val="000000"/>
                <w:sz w:val="18"/>
                <w:szCs w:val="18"/>
              </w:rPr>
            </w:pPr>
            <w:r w:rsidRPr="00FC1BC0">
              <w:rPr>
                <w:rFonts w:ascii="Aptos Narrow" w:eastAsia="Times New Roman" w:hAnsi="Aptos Narrow" w:cs="Times New Roman"/>
                <w:color w:val="000000"/>
                <w:sz w:val="18"/>
                <w:szCs w:val="18"/>
              </w:rPr>
              <w:t>GCAM</w:t>
            </w:r>
            <w:r w:rsidR="001B4AA2">
              <w:rPr>
                <w:rFonts w:ascii="Aptos Narrow" w:eastAsia="Times New Roman" w:hAnsi="Aptos Narrow" w:cs="Times New Roman"/>
                <w:color w:val="000000"/>
                <w:sz w:val="18"/>
                <w:szCs w:val="18"/>
              </w:rPr>
              <w:t xml:space="preserve"> </w:t>
            </w:r>
            <w:r w:rsidR="001B4AA2" w:rsidRPr="00FC1BC0">
              <w:rPr>
                <w:rFonts w:ascii="Aptos Narrow" w:eastAsia="Times New Roman" w:hAnsi="Aptos Narrow" w:cs="Times New Roman"/>
                <w:color w:val="000000"/>
                <w:sz w:val="18"/>
                <w:szCs w:val="18"/>
                <w:lang w:val="de-DE"/>
              </w:rPr>
              <w:t>- NZ 2050</w:t>
            </w:r>
          </w:p>
        </w:tc>
        <w:tc>
          <w:tcPr>
            <w:tcW w:w="833" w:type="pct"/>
            <w:noWrap/>
            <w:hideMark/>
          </w:tcPr>
          <w:p w14:paraId="2AE92C05" w14:textId="3A8FEB96" w:rsidR="00A847F8" w:rsidRPr="00FC1BC0" w:rsidRDefault="00A847F8" w:rsidP="0079546E">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eastAsia="Times New Roman" w:hAnsi="Aptos Narrow" w:cs="Times New Roman"/>
                <w:color w:val="000000"/>
                <w:sz w:val="18"/>
                <w:szCs w:val="18"/>
              </w:rPr>
              <w:t>Final Energy|Electricity</w:t>
            </w:r>
          </w:p>
        </w:tc>
        <w:tc>
          <w:tcPr>
            <w:tcW w:w="456" w:type="pct"/>
            <w:noWrap/>
          </w:tcPr>
          <w:p w14:paraId="4E4A8A1E" w14:textId="3E4DA086" w:rsidR="00A847F8" w:rsidRPr="00FC1BC0" w:rsidRDefault="009719B3"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Pr>
                <w:rFonts w:ascii="Aptos Narrow" w:hAnsi="Aptos Narrow"/>
                <w:color w:val="000000"/>
                <w:sz w:val="18"/>
                <w:szCs w:val="18"/>
              </w:rPr>
              <w:t>80</w:t>
            </w:r>
          </w:p>
        </w:tc>
        <w:tc>
          <w:tcPr>
            <w:tcW w:w="530" w:type="pct"/>
            <w:noWrap/>
          </w:tcPr>
          <w:p w14:paraId="1CA1739F" w14:textId="43141603"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114</w:t>
            </w:r>
          </w:p>
        </w:tc>
        <w:tc>
          <w:tcPr>
            <w:tcW w:w="531" w:type="pct"/>
            <w:noWrap/>
          </w:tcPr>
          <w:p w14:paraId="78DD629D" w14:textId="749D490E"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171</w:t>
            </w:r>
          </w:p>
        </w:tc>
        <w:tc>
          <w:tcPr>
            <w:tcW w:w="530" w:type="pct"/>
            <w:noWrap/>
          </w:tcPr>
          <w:p w14:paraId="601D28A7" w14:textId="5108815D"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24</w:t>
            </w:r>
            <w:r w:rsidR="00C96FEB">
              <w:rPr>
                <w:rFonts w:ascii="Aptos Narrow" w:hAnsi="Aptos Narrow"/>
                <w:color w:val="000000"/>
                <w:sz w:val="18"/>
                <w:szCs w:val="18"/>
              </w:rPr>
              <w:t>9</w:t>
            </w:r>
          </w:p>
        </w:tc>
        <w:tc>
          <w:tcPr>
            <w:tcW w:w="758" w:type="pct"/>
            <w:noWrap/>
          </w:tcPr>
          <w:p w14:paraId="59AD862D" w14:textId="4E57C08C"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4,655</w:t>
            </w:r>
          </w:p>
        </w:tc>
      </w:tr>
      <w:tr w:rsidR="0027613A" w:rsidRPr="0027613A" w14:paraId="32029892" w14:textId="77777777" w:rsidTr="00A3020B">
        <w:trPr>
          <w:trHeight w:val="260"/>
        </w:trPr>
        <w:tc>
          <w:tcPr>
            <w:cnfStyle w:val="001000000000" w:firstRow="0" w:lastRow="0" w:firstColumn="1" w:lastColumn="0" w:oddVBand="0" w:evenVBand="0" w:oddHBand="0" w:evenHBand="0" w:firstRowFirstColumn="0" w:firstRowLastColumn="0" w:lastRowFirstColumn="0" w:lastRowLastColumn="0"/>
            <w:tcW w:w="1362" w:type="pct"/>
            <w:noWrap/>
            <w:hideMark/>
          </w:tcPr>
          <w:p w14:paraId="5D0D61A5" w14:textId="0374F2AD" w:rsidR="00A847F8" w:rsidRPr="00FC1BC0" w:rsidRDefault="00A847F8" w:rsidP="0079546E">
            <w:pPr>
              <w:ind w:firstLine="0"/>
              <w:jc w:val="left"/>
              <w:rPr>
                <w:rFonts w:ascii="Aptos Narrow" w:eastAsia="Times New Roman" w:hAnsi="Aptos Narrow" w:cs="Times New Roman"/>
                <w:color w:val="000000"/>
                <w:sz w:val="18"/>
                <w:szCs w:val="18"/>
              </w:rPr>
            </w:pPr>
            <w:r w:rsidRPr="00FC1BC0">
              <w:rPr>
                <w:rFonts w:ascii="Aptos Narrow" w:eastAsia="Times New Roman" w:hAnsi="Aptos Narrow" w:cs="Times New Roman"/>
                <w:color w:val="000000"/>
                <w:sz w:val="18"/>
                <w:szCs w:val="18"/>
              </w:rPr>
              <w:t>GCAM</w:t>
            </w:r>
            <w:r w:rsidR="001B4AA2">
              <w:rPr>
                <w:rFonts w:ascii="Aptos Narrow" w:eastAsia="Times New Roman" w:hAnsi="Aptos Narrow" w:cs="Times New Roman"/>
                <w:color w:val="000000"/>
                <w:sz w:val="18"/>
                <w:szCs w:val="18"/>
              </w:rPr>
              <w:t xml:space="preserve"> </w:t>
            </w:r>
            <w:r w:rsidR="001B4AA2" w:rsidRPr="00FC1BC0">
              <w:rPr>
                <w:rFonts w:ascii="Aptos Narrow" w:eastAsia="Times New Roman" w:hAnsi="Aptos Narrow" w:cs="Times New Roman"/>
                <w:color w:val="000000"/>
                <w:sz w:val="18"/>
                <w:szCs w:val="18"/>
              </w:rPr>
              <w:t>- B 2°C</w:t>
            </w:r>
          </w:p>
        </w:tc>
        <w:tc>
          <w:tcPr>
            <w:tcW w:w="833" w:type="pct"/>
            <w:noWrap/>
            <w:hideMark/>
          </w:tcPr>
          <w:p w14:paraId="6567E682" w14:textId="0B359EAC" w:rsidR="00A847F8" w:rsidRPr="00FC1BC0" w:rsidRDefault="00A847F8" w:rsidP="0079546E">
            <w:pPr>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eastAsia="Times New Roman" w:hAnsi="Aptos Narrow" w:cs="Times New Roman"/>
                <w:color w:val="000000"/>
                <w:sz w:val="18"/>
                <w:szCs w:val="18"/>
              </w:rPr>
              <w:t>Final Energy|Electricity</w:t>
            </w:r>
          </w:p>
        </w:tc>
        <w:tc>
          <w:tcPr>
            <w:tcW w:w="456" w:type="pct"/>
            <w:noWrap/>
          </w:tcPr>
          <w:p w14:paraId="5E02F4D2" w14:textId="2314E2E2" w:rsidR="00A847F8" w:rsidRPr="00FC1BC0" w:rsidRDefault="002F152E"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Pr>
                <w:rFonts w:ascii="Aptos Narrow" w:hAnsi="Aptos Narrow"/>
                <w:color w:val="000000"/>
                <w:sz w:val="18"/>
                <w:szCs w:val="18"/>
              </w:rPr>
              <w:t>80</w:t>
            </w:r>
          </w:p>
        </w:tc>
        <w:tc>
          <w:tcPr>
            <w:tcW w:w="530" w:type="pct"/>
            <w:noWrap/>
          </w:tcPr>
          <w:p w14:paraId="32771633" w14:textId="7350CCFE"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114</w:t>
            </w:r>
          </w:p>
        </w:tc>
        <w:tc>
          <w:tcPr>
            <w:tcW w:w="531" w:type="pct"/>
            <w:noWrap/>
          </w:tcPr>
          <w:p w14:paraId="1D9B6A50" w14:textId="7DD524C1"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15</w:t>
            </w:r>
            <w:r w:rsidR="00C96FEB">
              <w:rPr>
                <w:rFonts w:ascii="Aptos Narrow" w:hAnsi="Aptos Narrow"/>
                <w:color w:val="000000"/>
                <w:sz w:val="18"/>
                <w:szCs w:val="18"/>
              </w:rPr>
              <w:t>6</w:t>
            </w:r>
          </w:p>
        </w:tc>
        <w:tc>
          <w:tcPr>
            <w:tcW w:w="530" w:type="pct"/>
            <w:noWrap/>
          </w:tcPr>
          <w:p w14:paraId="6E4A32FC" w14:textId="74F0034F"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2</w:t>
            </w:r>
            <w:r w:rsidR="00C96FEB">
              <w:rPr>
                <w:rFonts w:ascii="Aptos Narrow" w:hAnsi="Aptos Narrow"/>
                <w:color w:val="000000"/>
                <w:sz w:val="18"/>
                <w:szCs w:val="18"/>
              </w:rPr>
              <w:t>10</w:t>
            </w:r>
          </w:p>
        </w:tc>
        <w:tc>
          <w:tcPr>
            <w:tcW w:w="758" w:type="pct"/>
            <w:noWrap/>
          </w:tcPr>
          <w:p w14:paraId="2F92E908" w14:textId="36BBF000"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4,27</w:t>
            </w:r>
            <w:r w:rsidR="00115386">
              <w:rPr>
                <w:rFonts w:ascii="Aptos Narrow" w:hAnsi="Aptos Narrow"/>
                <w:color w:val="000000"/>
                <w:sz w:val="18"/>
                <w:szCs w:val="18"/>
              </w:rPr>
              <w:t>8</w:t>
            </w:r>
          </w:p>
        </w:tc>
      </w:tr>
      <w:tr w:rsidR="0027613A" w:rsidRPr="00A3020B" w14:paraId="1A31F959" w14:textId="77777777" w:rsidTr="00A3020B">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362" w:type="pct"/>
            <w:noWrap/>
            <w:hideMark/>
          </w:tcPr>
          <w:p w14:paraId="28A3E984" w14:textId="598AB375" w:rsidR="00A847F8" w:rsidRPr="00FC1BC0" w:rsidRDefault="00A847F8" w:rsidP="0079546E">
            <w:pPr>
              <w:ind w:firstLine="0"/>
              <w:jc w:val="left"/>
              <w:rPr>
                <w:rFonts w:ascii="Aptos Narrow" w:eastAsia="Times New Roman" w:hAnsi="Aptos Narrow" w:cs="Times New Roman"/>
                <w:color w:val="000000"/>
                <w:sz w:val="18"/>
                <w:szCs w:val="18"/>
              </w:rPr>
            </w:pPr>
            <w:r w:rsidRPr="00FC1BC0">
              <w:rPr>
                <w:rFonts w:ascii="Aptos Narrow" w:eastAsia="Times New Roman" w:hAnsi="Aptos Narrow" w:cs="Times New Roman"/>
                <w:color w:val="000000"/>
                <w:sz w:val="18"/>
                <w:szCs w:val="18"/>
              </w:rPr>
              <w:t>MESSAGEix-GLOBIO</w:t>
            </w:r>
            <w:r w:rsidR="00F93D47">
              <w:rPr>
                <w:rFonts w:ascii="Aptos Narrow" w:eastAsia="Times New Roman" w:hAnsi="Aptos Narrow" w:cs="Times New Roman"/>
                <w:color w:val="000000"/>
                <w:sz w:val="18"/>
                <w:szCs w:val="18"/>
              </w:rPr>
              <w:t>M</w:t>
            </w:r>
            <w:r w:rsidR="001B4AA2">
              <w:rPr>
                <w:rFonts w:ascii="Aptos Narrow" w:eastAsia="Times New Roman" w:hAnsi="Aptos Narrow" w:cs="Times New Roman"/>
                <w:color w:val="000000"/>
                <w:sz w:val="18"/>
                <w:szCs w:val="18"/>
              </w:rPr>
              <w:t xml:space="preserve"> </w:t>
            </w:r>
            <w:r w:rsidR="001B4AA2" w:rsidRPr="00FC1BC0">
              <w:rPr>
                <w:rFonts w:ascii="Aptos Narrow" w:eastAsia="Times New Roman" w:hAnsi="Aptos Narrow" w:cs="Times New Roman"/>
                <w:color w:val="000000"/>
                <w:sz w:val="18"/>
                <w:szCs w:val="18"/>
                <w:lang w:val="de-DE"/>
              </w:rPr>
              <w:t>- NZ 2050</w:t>
            </w:r>
          </w:p>
        </w:tc>
        <w:tc>
          <w:tcPr>
            <w:tcW w:w="833" w:type="pct"/>
            <w:noWrap/>
            <w:hideMark/>
          </w:tcPr>
          <w:p w14:paraId="33422394" w14:textId="2015570E" w:rsidR="00A847F8" w:rsidRPr="00FC1BC0" w:rsidRDefault="00A847F8" w:rsidP="0079546E">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eastAsia="Times New Roman" w:hAnsi="Aptos Narrow" w:cs="Times New Roman"/>
                <w:color w:val="000000"/>
                <w:sz w:val="18"/>
                <w:szCs w:val="18"/>
              </w:rPr>
              <w:t>Final Energy|Electricity</w:t>
            </w:r>
          </w:p>
        </w:tc>
        <w:tc>
          <w:tcPr>
            <w:tcW w:w="456" w:type="pct"/>
            <w:noWrap/>
          </w:tcPr>
          <w:p w14:paraId="0B5BA834" w14:textId="6DB988AD"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80</w:t>
            </w:r>
          </w:p>
        </w:tc>
        <w:tc>
          <w:tcPr>
            <w:tcW w:w="530" w:type="pct"/>
            <w:noWrap/>
          </w:tcPr>
          <w:p w14:paraId="565098A6" w14:textId="01BD57D4"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99</w:t>
            </w:r>
          </w:p>
        </w:tc>
        <w:tc>
          <w:tcPr>
            <w:tcW w:w="531" w:type="pct"/>
            <w:noWrap/>
          </w:tcPr>
          <w:p w14:paraId="6CFCF643" w14:textId="57DF009C"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14</w:t>
            </w:r>
            <w:r w:rsidR="00C96FEB">
              <w:rPr>
                <w:rFonts w:ascii="Aptos Narrow" w:hAnsi="Aptos Narrow"/>
                <w:color w:val="000000"/>
                <w:sz w:val="18"/>
                <w:szCs w:val="18"/>
              </w:rPr>
              <w:t>5</w:t>
            </w:r>
          </w:p>
        </w:tc>
        <w:tc>
          <w:tcPr>
            <w:tcW w:w="530" w:type="pct"/>
            <w:noWrap/>
          </w:tcPr>
          <w:p w14:paraId="3F806000" w14:textId="21273B0A"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19</w:t>
            </w:r>
            <w:r w:rsidR="00C96FEB">
              <w:rPr>
                <w:rFonts w:ascii="Aptos Narrow" w:hAnsi="Aptos Narrow"/>
                <w:color w:val="000000"/>
                <w:sz w:val="18"/>
                <w:szCs w:val="18"/>
              </w:rPr>
              <w:t>4</w:t>
            </w:r>
          </w:p>
        </w:tc>
        <w:tc>
          <w:tcPr>
            <w:tcW w:w="758" w:type="pct"/>
            <w:noWrap/>
          </w:tcPr>
          <w:p w14:paraId="3AEFBCFD" w14:textId="7910BB5B" w:rsidR="00A847F8" w:rsidRPr="00FC1BC0" w:rsidRDefault="00A847F8" w:rsidP="00FC1BC0">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3,9</w:t>
            </w:r>
            <w:r w:rsidR="00115386">
              <w:rPr>
                <w:rFonts w:ascii="Aptos Narrow" w:hAnsi="Aptos Narrow"/>
                <w:color w:val="000000"/>
                <w:sz w:val="18"/>
                <w:szCs w:val="18"/>
              </w:rPr>
              <w:t>40</w:t>
            </w:r>
          </w:p>
        </w:tc>
      </w:tr>
      <w:tr w:rsidR="0027613A" w:rsidRPr="0027613A" w14:paraId="6A10469F" w14:textId="77777777" w:rsidTr="00A3020B">
        <w:trPr>
          <w:trHeight w:val="260"/>
        </w:trPr>
        <w:tc>
          <w:tcPr>
            <w:cnfStyle w:val="001000000000" w:firstRow="0" w:lastRow="0" w:firstColumn="1" w:lastColumn="0" w:oddVBand="0" w:evenVBand="0" w:oddHBand="0" w:evenHBand="0" w:firstRowFirstColumn="0" w:firstRowLastColumn="0" w:lastRowFirstColumn="0" w:lastRowLastColumn="0"/>
            <w:tcW w:w="1362" w:type="pct"/>
            <w:noWrap/>
            <w:hideMark/>
          </w:tcPr>
          <w:p w14:paraId="0A379118" w14:textId="4FB67FD0" w:rsidR="00A847F8" w:rsidRPr="00FC1BC0" w:rsidRDefault="00A847F8" w:rsidP="0079546E">
            <w:pPr>
              <w:ind w:firstLine="0"/>
              <w:jc w:val="left"/>
              <w:rPr>
                <w:rFonts w:ascii="Aptos Narrow" w:eastAsia="Times New Roman" w:hAnsi="Aptos Narrow" w:cs="Times New Roman"/>
                <w:color w:val="000000"/>
                <w:sz w:val="18"/>
                <w:szCs w:val="18"/>
              </w:rPr>
            </w:pPr>
            <w:r w:rsidRPr="00FC1BC0">
              <w:rPr>
                <w:rFonts w:ascii="Aptos Narrow" w:eastAsia="Times New Roman" w:hAnsi="Aptos Narrow" w:cs="Times New Roman"/>
                <w:color w:val="000000"/>
                <w:sz w:val="18"/>
                <w:szCs w:val="18"/>
              </w:rPr>
              <w:t>MESSAGEix-GLOBIOM</w:t>
            </w:r>
            <w:r w:rsidR="001B4AA2">
              <w:rPr>
                <w:rFonts w:ascii="Aptos Narrow" w:eastAsia="Times New Roman" w:hAnsi="Aptos Narrow" w:cs="Times New Roman"/>
                <w:color w:val="000000"/>
                <w:sz w:val="18"/>
                <w:szCs w:val="18"/>
              </w:rPr>
              <w:t xml:space="preserve"> </w:t>
            </w:r>
            <w:r w:rsidR="001B4AA2" w:rsidRPr="00FC1BC0">
              <w:rPr>
                <w:rFonts w:ascii="Aptos Narrow" w:eastAsia="Times New Roman" w:hAnsi="Aptos Narrow" w:cs="Times New Roman"/>
                <w:color w:val="000000"/>
                <w:sz w:val="18"/>
                <w:szCs w:val="18"/>
              </w:rPr>
              <w:t>- B 2°C</w:t>
            </w:r>
          </w:p>
        </w:tc>
        <w:tc>
          <w:tcPr>
            <w:tcW w:w="833" w:type="pct"/>
            <w:noWrap/>
            <w:hideMark/>
          </w:tcPr>
          <w:p w14:paraId="10C5FD52" w14:textId="76B2BA59" w:rsidR="00A847F8" w:rsidRPr="00FC1BC0" w:rsidRDefault="00A847F8" w:rsidP="0079546E">
            <w:pPr>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eastAsia="Times New Roman" w:hAnsi="Aptos Narrow" w:cs="Times New Roman"/>
                <w:color w:val="000000"/>
                <w:sz w:val="18"/>
                <w:szCs w:val="18"/>
              </w:rPr>
              <w:t>Final Energy|Electricity</w:t>
            </w:r>
          </w:p>
        </w:tc>
        <w:tc>
          <w:tcPr>
            <w:tcW w:w="456" w:type="pct"/>
            <w:noWrap/>
          </w:tcPr>
          <w:p w14:paraId="1693DDBA" w14:textId="41A3D8CD"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80</w:t>
            </w:r>
          </w:p>
        </w:tc>
        <w:tc>
          <w:tcPr>
            <w:tcW w:w="530" w:type="pct"/>
            <w:noWrap/>
          </w:tcPr>
          <w:p w14:paraId="41ADDF1E" w14:textId="45C0FCAD"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98</w:t>
            </w:r>
          </w:p>
        </w:tc>
        <w:tc>
          <w:tcPr>
            <w:tcW w:w="531" w:type="pct"/>
            <w:noWrap/>
          </w:tcPr>
          <w:p w14:paraId="465564BB" w14:textId="17AA4846"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12</w:t>
            </w:r>
            <w:r w:rsidR="00C96FEB">
              <w:rPr>
                <w:rFonts w:ascii="Aptos Narrow" w:hAnsi="Aptos Narrow"/>
                <w:color w:val="000000"/>
                <w:sz w:val="18"/>
                <w:szCs w:val="18"/>
              </w:rPr>
              <w:t>4</w:t>
            </w:r>
          </w:p>
        </w:tc>
        <w:tc>
          <w:tcPr>
            <w:tcW w:w="530" w:type="pct"/>
            <w:noWrap/>
          </w:tcPr>
          <w:p w14:paraId="550623D0" w14:textId="7AA36D95"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169</w:t>
            </w:r>
          </w:p>
        </w:tc>
        <w:tc>
          <w:tcPr>
            <w:tcW w:w="758" w:type="pct"/>
            <w:noWrap/>
          </w:tcPr>
          <w:p w14:paraId="6798C025" w14:textId="6AAFEA42" w:rsidR="00A847F8" w:rsidRPr="00FC1BC0" w:rsidRDefault="00A847F8" w:rsidP="00FC1BC0">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rPr>
            </w:pPr>
            <w:r w:rsidRPr="00FC1BC0">
              <w:rPr>
                <w:rFonts w:ascii="Aptos Narrow" w:hAnsi="Aptos Narrow"/>
                <w:color w:val="000000"/>
                <w:sz w:val="18"/>
                <w:szCs w:val="18"/>
              </w:rPr>
              <w:t>3,578</w:t>
            </w:r>
          </w:p>
        </w:tc>
      </w:tr>
    </w:tbl>
    <w:p w14:paraId="05328856" w14:textId="77777777" w:rsidR="00DB5E3C" w:rsidRDefault="00DB5E3C" w:rsidP="001122F6">
      <w:pPr>
        <w:ind w:firstLine="0"/>
        <w:rPr>
          <w:sz w:val="20"/>
          <w:szCs w:val="20"/>
        </w:rPr>
      </w:pPr>
    </w:p>
    <w:p w14:paraId="22C3BE32" w14:textId="79BACD00" w:rsidR="00DB5E3C" w:rsidRPr="0079546E" w:rsidRDefault="001B39E5" w:rsidP="001122F6">
      <w:pPr>
        <w:ind w:firstLine="0"/>
        <w:rPr>
          <w:sz w:val="20"/>
          <w:szCs w:val="20"/>
        </w:rPr>
      </w:pPr>
      <w:r w:rsidRPr="001B39E5">
        <w:rPr>
          <w:b/>
          <w:bCs/>
          <w:sz w:val="20"/>
          <w:szCs w:val="20"/>
        </w:rPr>
        <w:t>Table 1 | NGFS scenarios used in this study</w:t>
      </w:r>
      <w:r w:rsidRPr="001B39E5">
        <w:rPr>
          <w:i/>
          <w:iCs/>
          <w:sz w:val="20"/>
          <w:szCs w:val="20"/>
        </w:rPr>
        <w:t>.</w:t>
      </w:r>
      <w:r>
        <w:rPr>
          <w:i/>
          <w:iCs/>
          <w:sz w:val="20"/>
          <w:szCs w:val="20"/>
        </w:rPr>
        <w:t xml:space="preserve"> </w:t>
      </w:r>
      <w:r w:rsidRPr="00E214E5">
        <w:rPr>
          <w:sz w:val="20"/>
          <w:szCs w:val="20"/>
        </w:rPr>
        <w:t xml:space="preserve">This table demonstrates the </w:t>
      </w:r>
      <w:r w:rsidR="00DB5E3C" w:rsidRPr="00E214E5">
        <w:rPr>
          <w:sz w:val="20"/>
          <w:szCs w:val="20"/>
        </w:rPr>
        <w:t>NGFS scenarios used in this study with their respective global carbon budgets (CO</w:t>
      </w:r>
      <w:r w:rsidR="00DB5E3C" w:rsidRPr="00E214E5">
        <w:rPr>
          <w:sz w:val="20"/>
          <w:szCs w:val="20"/>
          <w:vertAlign w:val="subscript"/>
        </w:rPr>
        <w:t>2</w:t>
      </w:r>
      <w:r w:rsidR="00DB5E3C" w:rsidRPr="00E214E5">
        <w:rPr>
          <w:sz w:val="20"/>
          <w:szCs w:val="20"/>
        </w:rPr>
        <w:t>), sectoral carbon budgets for steel and electricity (CO</w:t>
      </w:r>
      <w:r w:rsidR="0033519C" w:rsidRPr="00E214E5">
        <w:rPr>
          <w:sz w:val="20"/>
          <w:szCs w:val="20"/>
          <w:vertAlign w:val="subscript"/>
        </w:rPr>
        <w:t>2</w:t>
      </w:r>
      <w:r w:rsidR="00DB5E3C" w:rsidRPr="00E214E5">
        <w:rPr>
          <w:sz w:val="20"/>
          <w:szCs w:val="20"/>
        </w:rPr>
        <w:t xml:space="preserve">), as well as production </w:t>
      </w:r>
      <w:r w:rsidR="00D76EB1" w:rsidRPr="00E214E5">
        <w:rPr>
          <w:sz w:val="20"/>
          <w:szCs w:val="20"/>
        </w:rPr>
        <w:t>budgets for steel and electricity (Mt and EJ).</w:t>
      </w:r>
      <w:r w:rsidR="0079546E">
        <w:rPr>
          <w:sz w:val="20"/>
          <w:szCs w:val="20"/>
        </w:rPr>
        <w:t xml:space="preserve"> </w:t>
      </w:r>
      <w:r w:rsidR="000A3E73">
        <w:rPr>
          <w:sz w:val="20"/>
          <w:szCs w:val="20"/>
        </w:rPr>
        <w:t xml:space="preserve">Scenario names are shortened; </w:t>
      </w:r>
      <w:r w:rsidR="0079546E" w:rsidRPr="0079546E">
        <w:rPr>
          <w:sz w:val="20"/>
          <w:szCs w:val="20"/>
        </w:rPr>
        <w:t>REMIND-MAgPIE</w:t>
      </w:r>
      <w:r w:rsidR="0079546E">
        <w:rPr>
          <w:sz w:val="20"/>
          <w:szCs w:val="20"/>
        </w:rPr>
        <w:t xml:space="preserve"> = </w:t>
      </w:r>
      <w:r w:rsidR="0079546E" w:rsidRPr="0079546E">
        <w:rPr>
          <w:sz w:val="20"/>
          <w:szCs w:val="20"/>
        </w:rPr>
        <w:t>REMIND-MAgPIE 3.2-4.6</w:t>
      </w:r>
      <w:r w:rsidR="0079546E">
        <w:rPr>
          <w:i/>
          <w:iCs/>
          <w:sz w:val="20"/>
          <w:szCs w:val="20"/>
        </w:rPr>
        <w:t xml:space="preserve">; </w:t>
      </w:r>
      <w:r w:rsidR="006306ED" w:rsidRPr="00FC1BC0">
        <w:rPr>
          <w:sz w:val="20"/>
          <w:szCs w:val="20"/>
        </w:rPr>
        <w:t>GCAM 6.0</w:t>
      </w:r>
      <w:r w:rsidR="006306ED">
        <w:rPr>
          <w:sz w:val="20"/>
          <w:szCs w:val="20"/>
        </w:rPr>
        <w:t xml:space="preserve"> = </w:t>
      </w:r>
      <w:r w:rsidR="006306ED" w:rsidRPr="006306ED">
        <w:rPr>
          <w:sz w:val="20"/>
          <w:szCs w:val="20"/>
        </w:rPr>
        <w:t>GCAM 6.0 NGFS</w:t>
      </w:r>
      <w:r w:rsidR="006306ED">
        <w:rPr>
          <w:sz w:val="20"/>
          <w:szCs w:val="20"/>
        </w:rPr>
        <w:t xml:space="preserve">; </w:t>
      </w:r>
      <w:r w:rsidR="00A3020B" w:rsidRPr="00A3020B">
        <w:rPr>
          <w:sz w:val="20"/>
          <w:szCs w:val="20"/>
        </w:rPr>
        <w:t>MESSAGEix-GLOBIOM</w:t>
      </w:r>
      <w:r w:rsidR="00A3020B">
        <w:rPr>
          <w:sz w:val="20"/>
          <w:szCs w:val="20"/>
        </w:rPr>
        <w:t xml:space="preserve"> = </w:t>
      </w:r>
      <w:r w:rsidR="00A3020B" w:rsidRPr="00A3020B">
        <w:rPr>
          <w:sz w:val="20"/>
          <w:szCs w:val="20"/>
        </w:rPr>
        <w:t xml:space="preserve">MESSAGEix-GLOBIOM 1.1-M-R12 </w:t>
      </w:r>
      <w:r w:rsidR="006306ED">
        <w:rPr>
          <w:sz w:val="20"/>
          <w:szCs w:val="20"/>
        </w:rPr>
        <w:t>NZ 2050=</w:t>
      </w:r>
      <w:r w:rsidR="006306ED" w:rsidRPr="0079546E">
        <w:rPr>
          <w:sz w:val="20"/>
          <w:szCs w:val="20"/>
        </w:rPr>
        <w:t xml:space="preserve"> Net Zero 2050</w:t>
      </w:r>
      <w:r w:rsidR="006306ED">
        <w:rPr>
          <w:sz w:val="20"/>
          <w:szCs w:val="20"/>
        </w:rPr>
        <w:t xml:space="preserve">; Below </w:t>
      </w:r>
      <w:r w:rsidR="006306ED" w:rsidRPr="006306ED">
        <w:rPr>
          <w:sz w:val="20"/>
          <w:szCs w:val="20"/>
        </w:rPr>
        <w:t>2°C</w:t>
      </w:r>
      <w:r w:rsidR="006306ED">
        <w:rPr>
          <w:sz w:val="20"/>
          <w:szCs w:val="20"/>
        </w:rPr>
        <w:t>=</w:t>
      </w:r>
      <w:r w:rsidR="006306ED" w:rsidRPr="006306ED">
        <w:rPr>
          <w:sz w:val="20"/>
          <w:szCs w:val="20"/>
        </w:rPr>
        <w:t>B 2°C</w:t>
      </w:r>
      <w:r w:rsidR="00F93D47">
        <w:rPr>
          <w:sz w:val="20"/>
          <w:szCs w:val="20"/>
        </w:rPr>
        <w:t xml:space="preserve">. </w:t>
      </w:r>
    </w:p>
    <w:p w14:paraId="75FDBDDD" w14:textId="77777777" w:rsidR="00344A38" w:rsidRDefault="00344A38" w:rsidP="001122F6">
      <w:pPr>
        <w:ind w:firstLine="0"/>
      </w:pPr>
    </w:p>
    <w:p w14:paraId="6F501F25" w14:textId="0FB2B9BB" w:rsidR="00C54DFD" w:rsidRDefault="003F66D7" w:rsidP="00B42F8A">
      <w:pPr>
        <w:pStyle w:val="Heading2"/>
        <w:ind w:firstLine="0"/>
      </w:pPr>
      <w:r>
        <w:t>Carbon budget overshoot</w:t>
      </w:r>
      <w:r w:rsidR="00071A3A">
        <w:t>:</w:t>
      </w:r>
      <w:r>
        <w:t xml:space="preserve"> a</w:t>
      </w:r>
      <w:r w:rsidR="00C54DFD">
        <w:t>ppl</w:t>
      </w:r>
      <w:r>
        <w:t xml:space="preserve">ied to </w:t>
      </w:r>
      <w:r w:rsidR="00C54DFD">
        <w:t>two example companies</w:t>
      </w:r>
      <w:r w:rsidR="00071A3A">
        <w:t xml:space="preserve"> in power and steel</w:t>
      </w:r>
    </w:p>
    <w:p w14:paraId="0A95902A" w14:textId="77777777" w:rsidR="00C54DFD" w:rsidRDefault="00C54DFD" w:rsidP="001122F6">
      <w:pPr>
        <w:ind w:firstLine="0"/>
      </w:pPr>
    </w:p>
    <w:p w14:paraId="6E40F31C" w14:textId="3D66FED1" w:rsidR="00AC6537" w:rsidRDefault="003255F8" w:rsidP="00447337">
      <w:pPr>
        <w:ind w:firstLine="0"/>
        <w:rPr>
          <w:bCs/>
        </w:rPr>
      </w:pPr>
      <w:r w:rsidRPr="003255F8">
        <w:rPr>
          <w:bCs/>
        </w:rPr>
        <w:t xml:space="preserve">We </w:t>
      </w:r>
      <w:r>
        <w:rPr>
          <w:bCs/>
        </w:rPr>
        <w:t>illustrate</w:t>
      </w:r>
      <w:r w:rsidRPr="003255F8">
        <w:rPr>
          <w:bCs/>
        </w:rPr>
        <w:t xml:space="preserve"> the application of our method to two </w:t>
      </w:r>
      <w:r>
        <w:rPr>
          <w:bCs/>
        </w:rPr>
        <w:t>sample</w:t>
      </w:r>
      <w:r w:rsidRPr="003255F8">
        <w:rPr>
          <w:bCs/>
        </w:rPr>
        <w:t xml:space="preserve"> companies, </w:t>
      </w:r>
      <w:r w:rsidR="004C3327">
        <w:rPr>
          <w:bCs/>
        </w:rPr>
        <w:t>electric utility</w:t>
      </w:r>
      <w:r w:rsidR="00A464AC">
        <w:rPr>
          <w:bCs/>
        </w:rPr>
        <w:t xml:space="preserve"> company</w:t>
      </w:r>
      <w:r w:rsidR="004C3327">
        <w:rPr>
          <w:bCs/>
        </w:rPr>
        <w:t xml:space="preserve"> Enel</w:t>
      </w:r>
      <w:r w:rsidRPr="003255F8">
        <w:rPr>
          <w:bCs/>
        </w:rPr>
        <w:t xml:space="preserve"> and </w:t>
      </w:r>
      <w:r w:rsidR="00447337">
        <w:rPr>
          <w:bCs/>
        </w:rPr>
        <w:t xml:space="preserve">steel producer </w:t>
      </w:r>
      <w:r w:rsidR="00984A16">
        <w:rPr>
          <w:bCs/>
        </w:rPr>
        <w:t>ArcelorMittal</w:t>
      </w:r>
      <w:r w:rsidRPr="003255F8">
        <w:rPr>
          <w:bCs/>
        </w:rPr>
        <w:t xml:space="preserve"> </w:t>
      </w:r>
      <w:r w:rsidR="00DD7592">
        <w:rPr>
          <w:bCs/>
        </w:rPr>
        <w:t xml:space="preserve">(AM) </w:t>
      </w:r>
      <w:r w:rsidRPr="00A56F31">
        <w:rPr>
          <w:bCs/>
        </w:rPr>
        <w:t>(</w:t>
      </w:r>
      <w:r w:rsidRPr="00A56F31">
        <w:rPr>
          <w:bCs/>
          <w:i/>
          <w:iCs/>
        </w:rPr>
        <w:t xml:space="preserve">Fig. </w:t>
      </w:r>
      <w:r w:rsidR="002E6A98" w:rsidRPr="00A56F31">
        <w:rPr>
          <w:bCs/>
          <w:i/>
          <w:iCs/>
        </w:rPr>
        <w:t>1</w:t>
      </w:r>
      <w:r w:rsidRPr="00A56F31">
        <w:rPr>
          <w:bCs/>
        </w:rPr>
        <w:t>).</w:t>
      </w:r>
    </w:p>
    <w:p w14:paraId="1BB38DD9" w14:textId="48172880" w:rsidR="0033519C" w:rsidRDefault="000D13E5" w:rsidP="0033519C">
      <w:r>
        <w:t>For Enel</w:t>
      </w:r>
      <w:r w:rsidR="004E54B8">
        <w:t xml:space="preserve">, the electricity generation mix of </w:t>
      </w:r>
      <w:r w:rsidR="007154D4">
        <w:t xml:space="preserve">total capacity retrieved from </w:t>
      </w:r>
      <w:r w:rsidR="004E54B8">
        <w:t xml:space="preserve">GEM data </w:t>
      </w:r>
      <w:r w:rsidR="007154D4">
        <w:t xml:space="preserve">(~62.8 GW) </w:t>
      </w:r>
      <w:r w:rsidR="004E54B8">
        <w:t xml:space="preserve">was </w:t>
      </w:r>
      <w:r w:rsidR="007154D4">
        <w:t>36</w:t>
      </w:r>
      <w:r w:rsidR="00E904DA">
        <w:t>% fossil fuel</w:t>
      </w:r>
      <w:r w:rsidR="007154D4">
        <w:t>s</w:t>
      </w:r>
      <w:r w:rsidR="00E904DA">
        <w:t xml:space="preserve"> (</w:t>
      </w:r>
      <w:r w:rsidR="007154D4">
        <w:t>9% coal, 21% natural gas, 6</w:t>
      </w:r>
      <w:r w:rsidR="00D679EC">
        <w:t xml:space="preserve">% oil) and 64% renewables and nuclear. We modelled several renewable </w:t>
      </w:r>
      <w:r w:rsidR="00DD7405">
        <w:t xml:space="preserve">projects </w:t>
      </w:r>
      <w:r w:rsidR="00D679EC">
        <w:t>and a small natural gas expansion project (300MW) under BAU that are under construction. Under Stated TP, we modelled several technology changes announced by the company including phas</w:t>
      </w:r>
      <w:r w:rsidR="00DA2C29">
        <w:t>ing</w:t>
      </w:r>
      <w:r w:rsidR="00A10659">
        <w:t>-</w:t>
      </w:r>
      <w:r w:rsidR="00D679EC">
        <w:t xml:space="preserve">out </w:t>
      </w:r>
      <w:r w:rsidR="00DA2C29">
        <w:t xml:space="preserve">coal </w:t>
      </w:r>
      <w:r w:rsidR="00D679EC">
        <w:t>by 2027</w:t>
      </w:r>
      <w:r w:rsidR="00DA2C29">
        <w:t xml:space="preserve"> and </w:t>
      </w:r>
      <w:r w:rsidR="00D679EC">
        <w:t xml:space="preserve">natural gas by 2040, </w:t>
      </w:r>
      <w:r w:rsidR="00DA2C29">
        <w:t xml:space="preserve">resulting in </w:t>
      </w:r>
      <w:r w:rsidR="00D679EC">
        <w:t xml:space="preserve">100% renewables-based electricity </w:t>
      </w:r>
      <w:r w:rsidR="00DA2C29">
        <w:t xml:space="preserve">generation </w:t>
      </w:r>
      <w:r w:rsidR="00D679EC">
        <w:t>by 2040</w:t>
      </w:r>
      <w:r w:rsidR="00557EE5">
        <w:t xml:space="preserve"> (see </w:t>
      </w:r>
      <w:r w:rsidR="00557EE5" w:rsidRPr="002C00DB">
        <w:rPr>
          <w:i/>
          <w:iCs/>
        </w:rPr>
        <w:t xml:space="preserve">Supplementary </w:t>
      </w:r>
      <w:r w:rsidR="00AD1FCE">
        <w:rPr>
          <w:i/>
          <w:iCs/>
        </w:rPr>
        <w:t>Information</w:t>
      </w:r>
      <w:r w:rsidR="00557EE5">
        <w:t>)</w:t>
      </w:r>
      <w:r w:rsidR="00D679EC">
        <w:t>.</w:t>
      </w:r>
      <w:r w:rsidR="0033519C">
        <w:t xml:space="preserve"> These changes lead to a decrease in estimated absolute direct CO</w:t>
      </w:r>
      <w:r w:rsidR="0033519C" w:rsidRPr="00A20BB6">
        <w:rPr>
          <w:vertAlign w:val="subscript"/>
        </w:rPr>
        <w:t>2</w:t>
      </w:r>
      <w:r w:rsidR="0033519C">
        <w:t xml:space="preserve"> emissions from 33 MtCO</w:t>
      </w:r>
      <w:r w:rsidR="0033519C" w:rsidRPr="00A20BB6">
        <w:rPr>
          <w:vertAlign w:val="subscript"/>
        </w:rPr>
        <w:t>2</w:t>
      </w:r>
      <w:r w:rsidR="0033519C">
        <w:t xml:space="preserve"> in 2023 to ~0 MtCO</w:t>
      </w:r>
      <w:r w:rsidR="0033519C" w:rsidRPr="00A20BB6">
        <w:rPr>
          <w:vertAlign w:val="subscript"/>
        </w:rPr>
        <w:t>2</w:t>
      </w:r>
      <w:r w:rsidR="0033519C">
        <w:t xml:space="preserve"> in </w:t>
      </w:r>
      <w:r w:rsidR="0033519C" w:rsidRPr="00A56F31">
        <w:t xml:space="preserve">2041 (see </w:t>
      </w:r>
      <w:r w:rsidR="0033519C" w:rsidRPr="00A56F31">
        <w:rPr>
          <w:i/>
          <w:iCs/>
        </w:rPr>
        <w:t xml:space="preserve">Fig. </w:t>
      </w:r>
      <w:r w:rsidR="00C10AD8" w:rsidRPr="00A56F31">
        <w:rPr>
          <w:i/>
          <w:iCs/>
        </w:rPr>
        <w:t>1</w:t>
      </w:r>
      <w:r w:rsidR="0033519C" w:rsidRPr="00A56F31">
        <w:t xml:space="preserve">). </w:t>
      </w:r>
      <w:r w:rsidR="003D7A72" w:rsidRPr="00A56F31">
        <w:t>The fossil</w:t>
      </w:r>
      <w:r w:rsidR="003D7A72">
        <w:t xml:space="preserve"> fuel phase-out and expansion of renewable energy under Stated TP result in </w:t>
      </w:r>
      <w:r w:rsidR="003D7A72" w:rsidRPr="003D7A72">
        <w:t>492</w:t>
      </w:r>
      <w:r w:rsidR="003D7A72">
        <w:t xml:space="preserve"> MtCO</w:t>
      </w:r>
      <w:r w:rsidR="0033519C" w:rsidRPr="00A20BB6">
        <w:rPr>
          <w:vertAlign w:val="subscript"/>
        </w:rPr>
        <w:t>2</w:t>
      </w:r>
      <w:r w:rsidR="003D7A72">
        <w:t xml:space="preserve"> of total cumulative CO</w:t>
      </w:r>
      <w:r w:rsidR="0033519C" w:rsidRPr="00A20BB6">
        <w:rPr>
          <w:vertAlign w:val="subscript"/>
        </w:rPr>
        <w:t>2</w:t>
      </w:r>
      <w:r w:rsidR="003D7A72">
        <w:t xml:space="preserve"> emissions between 2020-2050, representing </w:t>
      </w:r>
      <w:r w:rsidR="00B24143">
        <w:t xml:space="preserve">a </w:t>
      </w:r>
      <w:r w:rsidR="003D7A72">
        <w:t>5</w:t>
      </w:r>
      <w:r w:rsidR="00B24143">
        <w:t>2</w:t>
      </w:r>
      <w:r w:rsidR="003D7A72">
        <w:t>% reduction compared to BAU (</w:t>
      </w:r>
      <w:r w:rsidR="003D7A72" w:rsidRPr="003D7A72">
        <w:t>1</w:t>
      </w:r>
      <w:r w:rsidR="003D7A72">
        <w:t>.</w:t>
      </w:r>
      <w:r w:rsidR="003D7A72" w:rsidRPr="003D7A72">
        <w:t>0</w:t>
      </w:r>
      <w:r w:rsidR="003D7A72">
        <w:t>3 GtCO</w:t>
      </w:r>
      <w:r w:rsidR="0033519C" w:rsidRPr="00A20BB6">
        <w:rPr>
          <w:vertAlign w:val="subscript"/>
        </w:rPr>
        <w:t>2</w:t>
      </w:r>
      <w:r w:rsidR="003D7A72">
        <w:t xml:space="preserve">). </w:t>
      </w:r>
      <w:r w:rsidR="00041E50">
        <w:t xml:space="preserve">However, </w:t>
      </w:r>
      <w:r w:rsidR="00041E50" w:rsidRPr="007D334F">
        <w:t>Enel’s estimated cumulative emissions resulting from the Stated TP trajectory overshoot the allocated carbon budget under all NGFS scenarios</w:t>
      </w:r>
      <w:r w:rsidR="00041E50">
        <w:t xml:space="preserve"> ranging from </w:t>
      </w:r>
      <w:r w:rsidR="00A45FC2">
        <w:t xml:space="preserve">129% </w:t>
      </w:r>
      <w:r w:rsidR="00DA2C29">
        <w:t>(</w:t>
      </w:r>
      <w:r w:rsidR="00A45FC2" w:rsidRPr="00A45FC2">
        <w:t>GCAM 6.0 NGFS</w:t>
      </w:r>
      <w:r w:rsidR="00A45FC2">
        <w:t xml:space="preserve"> - </w:t>
      </w:r>
      <w:r w:rsidR="00A45FC2" w:rsidRPr="00F457C2">
        <w:t>Below 2°C</w:t>
      </w:r>
      <w:r w:rsidR="00DA2C29">
        <w:t>)</w:t>
      </w:r>
      <w:r w:rsidR="00A45FC2">
        <w:t xml:space="preserve"> to </w:t>
      </w:r>
      <w:r w:rsidR="0033519C">
        <w:t>281% (</w:t>
      </w:r>
      <w:r w:rsidR="0033519C" w:rsidRPr="0033519C">
        <w:t>REMIND-MAgPIE 3.2-4.6</w:t>
      </w:r>
      <w:r w:rsidR="0033519C">
        <w:t xml:space="preserve"> - </w:t>
      </w:r>
      <w:r w:rsidR="0033519C" w:rsidRPr="00F457C2">
        <w:t>Net Zero 2050</w:t>
      </w:r>
      <w:r w:rsidR="0033519C">
        <w:t xml:space="preserve">). </w:t>
      </w:r>
    </w:p>
    <w:p w14:paraId="3EC556F8" w14:textId="3F7358D8" w:rsidR="00557EE5" w:rsidRDefault="00447337" w:rsidP="006D59E3">
      <w:r>
        <w:t xml:space="preserve">For </w:t>
      </w:r>
      <w:r w:rsidR="00DD7592">
        <w:t>AM</w:t>
      </w:r>
      <w:r>
        <w:t xml:space="preserve">, </w:t>
      </w:r>
      <w:r w:rsidR="007154D4">
        <w:t xml:space="preserve">the current crude steel production mix of </w:t>
      </w:r>
      <w:r w:rsidR="00BF50A0">
        <w:t xml:space="preserve">total capacity from </w:t>
      </w:r>
      <w:r w:rsidR="007154D4">
        <w:t xml:space="preserve">GEM data </w:t>
      </w:r>
      <w:r w:rsidR="00BF50A0">
        <w:t xml:space="preserve">(98Mt) </w:t>
      </w:r>
      <w:r w:rsidR="007154D4">
        <w:t>was</w:t>
      </w:r>
      <w:r w:rsidR="00BF50A0">
        <w:t xml:space="preserve"> 71% BF-BOF, 15% DRI-EAF, and 14% scrap-EAF. </w:t>
      </w:r>
      <w:r w:rsidR="007154D4">
        <w:t>W</w:t>
      </w:r>
      <w:r w:rsidR="00C21219">
        <w:t xml:space="preserve">e modelled </w:t>
      </w:r>
      <w:r w:rsidR="00631956">
        <w:t xml:space="preserve">several expansion projects under BAU including </w:t>
      </w:r>
      <w:r w:rsidR="00C21219">
        <w:t>the announced BF-BOF crude steel production capacity expansion of joint venture ArcelorMittal/Nippon Steel India (AM/NS)</w:t>
      </w:r>
      <w:r w:rsidR="00DD7592">
        <w:t>, in which AM holds a 60% equity stake</w:t>
      </w:r>
      <w:r w:rsidR="00456169">
        <w:t xml:space="preserve"> (Nippon Steel holds the remaining 40%)</w:t>
      </w:r>
      <w:r w:rsidR="00C21219">
        <w:t xml:space="preserve">. AM/NS </w:t>
      </w:r>
      <w:r w:rsidR="00456169">
        <w:t>stated</w:t>
      </w:r>
      <w:r w:rsidR="00C21219">
        <w:t xml:space="preserve"> to </w:t>
      </w:r>
      <w:r w:rsidR="00631956">
        <w:t xml:space="preserve">rapidly ramp up its crude steel </w:t>
      </w:r>
      <w:r w:rsidR="00DD7592">
        <w:t xml:space="preserve">capacity from </w:t>
      </w:r>
      <w:r w:rsidR="00631956">
        <w:t>9.6</w:t>
      </w:r>
      <w:r w:rsidR="00DD7592">
        <w:t xml:space="preserve"> MTPA in 2024 to over </w:t>
      </w:r>
      <w:r w:rsidR="00631956">
        <w:t>3</w:t>
      </w:r>
      <w:r w:rsidR="00456169">
        <w:t>7</w:t>
      </w:r>
      <w:r w:rsidR="00DD7592">
        <w:t xml:space="preserve"> MTPA by 2030</w:t>
      </w:r>
      <w:r w:rsidR="00BD49FE">
        <w:t xml:space="preserve"> with all </w:t>
      </w:r>
      <w:r w:rsidR="002C00DB">
        <w:t>capacity additions</w:t>
      </w:r>
      <w:r w:rsidR="00BD49FE">
        <w:t xml:space="preserve"> based on the high</w:t>
      </w:r>
      <w:r w:rsidR="00557EE5">
        <w:t>-</w:t>
      </w:r>
      <w:r w:rsidR="00BD49FE">
        <w:lastRenderedPageBreak/>
        <w:t>emitting BF-BOF route</w:t>
      </w:r>
      <w:r w:rsidR="002C00DB">
        <w:t xml:space="preserve">. This </w:t>
      </w:r>
      <w:r w:rsidR="0057453F">
        <w:t xml:space="preserve">BF-BOF expansion alone contributed 97% (52 </w:t>
      </w:r>
      <w:r w:rsidR="00557EE5">
        <w:t>M</w:t>
      </w:r>
      <w:r w:rsidR="0057453F">
        <w:t>tCO</w:t>
      </w:r>
      <w:r w:rsidR="0057453F" w:rsidRPr="00A20BB6">
        <w:rPr>
          <w:vertAlign w:val="subscript"/>
        </w:rPr>
        <w:t>2</w:t>
      </w:r>
      <w:r w:rsidR="0057453F">
        <w:rPr>
          <w:vertAlign w:val="subscript"/>
        </w:rPr>
        <w:t>)</w:t>
      </w:r>
      <w:r w:rsidR="0057453F">
        <w:t xml:space="preserve"> to the total increase in </w:t>
      </w:r>
      <w:r w:rsidR="002C00DB">
        <w:t>direct CO</w:t>
      </w:r>
      <w:r w:rsidR="00AC6537" w:rsidRPr="00A20BB6">
        <w:rPr>
          <w:vertAlign w:val="subscript"/>
        </w:rPr>
        <w:t>2</w:t>
      </w:r>
      <w:r w:rsidR="002C00DB">
        <w:t xml:space="preserve"> emissions </w:t>
      </w:r>
      <w:r w:rsidR="0057453F">
        <w:t xml:space="preserve">under BAU </w:t>
      </w:r>
      <w:r w:rsidR="002C00DB">
        <w:t xml:space="preserve">at the company level </w:t>
      </w:r>
      <w:r w:rsidR="00456169">
        <w:t xml:space="preserve">from 92 to 145 </w:t>
      </w:r>
      <w:r w:rsidR="00557EE5">
        <w:t>M</w:t>
      </w:r>
      <w:r w:rsidR="00456169">
        <w:t>tCO</w:t>
      </w:r>
      <w:r w:rsidR="00456169" w:rsidRPr="00A20BB6">
        <w:rPr>
          <w:vertAlign w:val="subscript"/>
        </w:rPr>
        <w:t>2</w:t>
      </w:r>
      <w:r w:rsidR="00456169">
        <w:t xml:space="preserve"> emissions between </w:t>
      </w:r>
      <w:r w:rsidR="00AC6537">
        <w:t>2024</w:t>
      </w:r>
      <w:r w:rsidR="00456169">
        <w:t xml:space="preserve"> and </w:t>
      </w:r>
      <w:r w:rsidR="00AC6537" w:rsidRPr="00A56F31">
        <w:t xml:space="preserve">2030 </w:t>
      </w:r>
      <w:r w:rsidR="002C00DB" w:rsidRPr="00A56F31">
        <w:t xml:space="preserve">(see </w:t>
      </w:r>
      <w:r w:rsidR="002C00DB" w:rsidRPr="00A56F31">
        <w:rPr>
          <w:i/>
          <w:iCs/>
        </w:rPr>
        <w:t xml:space="preserve">Supplementary </w:t>
      </w:r>
      <w:r w:rsidR="00AD1FCE">
        <w:rPr>
          <w:i/>
          <w:iCs/>
        </w:rPr>
        <w:t>Information</w:t>
      </w:r>
      <w:r w:rsidR="002C00DB">
        <w:t xml:space="preserve">). </w:t>
      </w:r>
      <w:r w:rsidR="00C21219">
        <w:rPr>
          <w:bCs/>
        </w:rPr>
        <w:t xml:space="preserve">Under Stated TP, </w:t>
      </w:r>
      <w:r w:rsidR="00AC6537">
        <w:rPr>
          <w:bCs/>
        </w:rPr>
        <w:t xml:space="preserve">we </w:t>
      </w:r>
      <w:r w:rsidR="00456169">
        <w:rPr>
          <w:bCs/>
        </w:rPr>
        <w:t xml:space="preserve">included the </w:t>
      </w:r>
      <w:r w:rsidR="00456169">
        <w:t>AM/NS</w:t>
      </w:r>
      <w:r w:rsidR="00456169">
        <w:rPr>
          <w:bCs/>
        </w:rPr>
        <w:t xml:space="preserve"> expansion as well as </w:t>
      </w:r>
      <w:r w:rsidR="00AC6537">
        <w:rPr>
          <w:bCs/>
        </w:rPr>
        <w:t xml:space="preserve">AM’s </w:t>
      </w:r>
      <w:r w:rsidR="00456169">
        <w:rPr>
          <w:bCs/>
        </w:rPr>
        <w:t xml:space="preserve">stated </w:t>
      </w:r>
      <w:r w:rsidR="00AC6537">
        <w:rPr>
          <w:bCs/>
        </w:rPr>
        <w:t xml:space="preserve">plans to switch </w:t>
      </w:r>
      <w:r w:rsidR="00290784">
        <w:rPr>
          <w:bCs/>
        </w:rPr>
        <w:t xml:space="preserve">from BF-BOF </w:t>
      </w:r>
      <w:r w:rsidR="00AC6537">
        <w:rPr>
          <w:bCs/>
        </w:rPr>
        <w:t xml:space="preserve">to H2-DRI-EAF at </w:t>
      </w:r>
      <w:r w:rsidR="00D812F2">
        <w:rPr>
          <w:bCs/>
        </w:rPr>
        <w:t xml:space="preserve">seven </w:t>
      </w:r>
      <w:r w:rsidR="00AC6537">
        <w:rPr>
          <w:bCs/>
        </w:rPr>
        <w:t xml:space="preserve">steel plants in Europe </w:t>
      </w:r>
      <w:r w:rsidR="00D812F2">
        <w:rPr>
          <w:bCs/>
        </w:rPr>
        <w:t xml:space="preserve">and one in South Africa. Despite recent company statements that called the availability of green </w:t>
      </w:r>
      <w:r w:rsidR="00FF085A">
        <w:rPr>
          <w:bCs/>
        </w:rPr>
        <w:t>H2</w:t>
      </w:r>
      <w:r w:rsidR="00D812F2">
        <w:rPr>
          <w:bCs/>
        </w:rPr>
        <w:t xml:space="preserve"> in Europe in the near future into </w:t>
      </w:r>
      <w:r w:rsidR="00D812F2" w:rsidRPr="00557EE5">
        <w:rPr>
          <w:bCs/>
        </w:rPr>
        <w:t>questio</w:t>
      </w:r>
      <w:r w:rsidR="00557EE5" w:rsidRPr="00557EE5">
        <w:rPr>
          <w:bCs/>
        </w:rPr>
        <w:t>n</w:t>
      </w:r>
      <w:r w:rsidR="00D812F2" w:rsidRPr="00557EE5">
        <w:rPr>
          <w:bCs/>
        </w:rPr>
        <w:t>,</w:t>
      </w:r>
      <w:r w:rsidR="00D812F2">
        <w:rPr>
          <w:bCs/>
        </w:rPr>
        <w:t xml:space="preserve"> we </w:t>
      </w:r>
      <w:r w:rsidR="00740BC1">
        <w:rPr>
          <w:bCs/>
        </w:rPr>
        <w:t>made the optimistic assumption</w:t>
      </w:r>
      <w:r w:rsidR="00D812F2">
        <w:rPr>
          <w:bCs/>
        </w:rPr>
        <w:t xml:space="preserve"> that </w:t>
      </w:r>
      <w:r w:rsidR="0039579E">
        <w:rPr>
          <w:bCs/>
        </w:rPr>
        <w:t xml:space="preserve">green H2 </w:t>
      </w:r>
      <w:r w:rsidR="00740BC1">
        <w:rPr>
          <w:bCs/>
        </w:rPr>
        <w:t xml:space="preserve">would be </w:t>
      </w:r>
      <w:r w:rsidR="00D812F2">
        <w:rPr>
          <w:bCs/>
        </w:rPr>
        <w:t>available at commercial scale by 2030</w:t>
      </w:r>
      <w:r w:rsidR="00557EE5">
        <w:rPr>
          <w:bCs/>
        </w:rPr>
        <w:t xml:space="preserve"> (</w:t>
      </w:r>
      <w:r w:rsidR="00557EE5" w:rsidRPr="007F76DB">
        <w:rPr>
          <w:bCs/>
        </w:rPr>
        <w:t xml:space="preserve">see </w:t>
      </w:r>
      <w:r w:rsidR="00557EE5" w:rsidRPr="007F76DB">
        <w:rPr>
          <w:bCs/>
          <w:i/>
          <w:iCs/>
        </w:rPr>
        <w:t>Methods</w:t>
      </w:r>
      <w:r w:rsidR="00557EE5" w:rsidRPr="007F76DB">
        <w:rPr>
          <w:bCs/>
        </w:rPr>
        <w:t>)</w:t>
      </w:r>
      <w:r w:rsidR="00D812F2" w:rsidRPr="007F76DB">
        <w:rPr>
          <w:bCs/>
        </w:rPr>
        <w:t>,</w:t>
      </w:r>
      <w:r w:rsidR="00D812F2" w:rsidRPr="00557EE5">
        <w:rPr>
          <w:bCs/>
        </w:rPr>
        <w:t xml:space="preserve"> so</w:t>
      </w:r>
      <w:r w:rsidR="00D812F2">
        <w:rPr>
          <w:bCs/>
        </w:rPr>
        <w:t xml:space="preserve"> that AM’s total H2-DRI-EAF capacity in 2030 reaches 13.5 MTPA. </w:t>
      </w:r>
      <w:r w:rsidR="00740BC1">
        <w:rPr>
          <w:bCs/>
        </w:rPr>
        <w:t>While th</w:t>
      </w:r>
      <w:r w:rsidR="00FF085A">
        <w:rPr>
          <w:bCs/>
        </w:rPr>
        <w:t>is</w:t>
      </w:r>
      <w:r w:rsidR="00740BC1">
        <w:rPr>
          <w:bCs/>
        </w:rPr>
        <w:t xml:space="preserve"> technology change at integrated BF-BOF steel works contributes 14.3 </w:t>
      </w:r>
      <w:r w:rsidR="00557EE5">
        <w:t>M</w:t>
      </w:r>
      <w:r w:rsidR="00740BC1">
        <w:t>tCO</w:t>
      </w:r>
      <w:r w:rsidR="00740BC1" w:rsidRPr="00A20BB6">
        <w:rPr>
          <w:vertAlign w:val="subscript"/>
        </w:rPr>
        <w:t>2</w:t>
      </w:r>
      <w:r w:rsidR="00740BC1">
        <w:t xml:space="preserve"> in emission reductions by 2030, </w:t>
      </w:r>
      <w:r w:rsidR="00557EE5">
        <w:t>these reductions are dwarfed</w:t>
      </w:r>
      <w:r w:rsidR="00740BC1">
        <w:t xml:space="preserve"> by the </w:t>
      </w:r>
      <w:r w:rsidR="00FF085A">
        <w:t xml:space="preserve">additional </w:t>
      </w:r>
      <w:r w:rsidR="00740BC1">
        <w:t>emissions from the AM/NS</w:t>
      </w:r>
      <w:r w:rsidR="007D33E8">
        <w:t xml:space="preserve"> India</w:t>
      </w:r>
      <w:r w:rsidR="00740BC1">
        <w:rPr>
          <w:bCs/>
        </w:rPr>
        <w:t xml:space="preserve"> expansion. </w:t>
      </w:r>
      <w:r w:rsidR="00557EE5">
        <w:t xml:space="preserve">The phase-out of BF-BOF capacity at selected European steel plants and expansion of H2-DRI-EAF under Stated TP results in </w:t>
      </w:r>
      <w:r w:rsidR="00557EE5" w:rsidRPr="00557EE5">
        <w:t>3</w:t>
      </w:r>
      <w:r w:rsidR="00557EE5">
        <w:t>.7 GtCO</w:t>
      </w:r>
      <w:r w:rsidR="00557EE5" w:rsidRPr="00A20BB6">
        <w:rPr>
          <w:vertAlign w:val="subscript"/>
        </w:rPr>
        <w:t>2</w:t>
      </w:r>
      <w:r w:rsidR="00557EE5">
        <w:t xml:space="preserve"> of total cumulative CO</w:t>
      </w:r>
      <w:r w:rsidR="00557EE5" w:rsidRPr="00A20BB6">
        <w:rPr>
          <w:vertAlign w:val="subscript"/>
        </w:rPr>
        <w:t>2</w:t>
      </w:r>
      <w:r w:rsidR="00557EE5">
        <w:t xml:space="preserve"> emissions between 2020-2050, representing </w:t>
      </w:r>
      <w:r w:rsidR="000167E3">
        <w:t>an 11</w:t>
      </w:r>
      <w:r w:rsidR="00557EE5">
        <w:t>% reduction compared to BAU (</w:t>
      </w:r>
      <w:r w:rsidR="000167E3">
        <w:t>4</w:t>
      </w:r>
      <w:r w:rsidR="00557EE5">
        <w:t>.</w:t>
      </w:r>
      <w:r w:rsidR="000167E3">
        <w:t>1</w:t>
      </w:r>
      <w:r w:rsidR="00557EE5">
        <w:t xml:space="preserve"> GtCO</w:t>
      </w:r>
      <w:r w:rsidR="00557EE5" w:rsidRPr="00A20BB6">
        <w:rPr>
          <w:vertAlign w:val="subscript"/>
        </w:rPr>
        <w:t>2</w:t>
      </w:r>
      <w:r w:rsidR="00557EE5">
        <w:t xml:space="preserve">). However, </w:t>
      </w:r>
      <w:r w:rsidR="000167E3" w:rsidRPr="007D334F">
        <w:t>AM</w:t>
      </w:r>
      <w:r w:rsidR="00557EE5" w:rsidRPr="007D334F">
        <w:t>’s estimated cumulative emissions resulting from the Stated TP trajectory overshoot the allocated carbon budget under all NGFS scenarios</w:t>
      </w:r>
      <w:r w:rsidR="00557EE5">
        <w:t xml:space="preserve"> ranging from 12% </w:t>
      </w:r>
      <w:r w:rsidR="00290784">
        <w:t>(</w:t>
      </w:r>
      <w:r w:rsidR="00E36031" w:rsidRPr="0031693D">
        <w:t>MESSAGEix-GLOBIOM 1.1-M-R12</w:t>
      </w:r>
      <w:r w:rsidR="00E36031">
        <w:t xml:space="preserve"> </w:t>
      </w:r>
      <w:r w:rsidR="00557EE5">
        <w:t xml:space="preserve">- </w:t>
      </w:r>
      <w:r w:rsidR="00557EE5" w:rsidRPr="00F457C2">
        <w:t>Below 2°C</w:t>
      </w:r>
      <w:r w:rsidR="00290784">
        <w:t>)</w:t>
      </w:r>
      <w:r w:rsidR="00557EE5">
        <w:t xml:space="preserve"> to 2</w:t>
      </w:r>
      <w:r w:rsidR="00E36031">
        <w:t>63</w:t>
      </w:r>
      <w:r w:rsidR="00557EE5">
        <w:t>% (</w:t>
      </w:r>
      <w:r w:rsidR="00557EE5" w:rsidRPr="0033519C">
        <w:t>REMIND-MAgPIE 3.2-4.6</w:t>
      </w:r>
      <w:r w:rsidR="00557EE5">
        <w:t xml:space="preserve"> - </w:t>
      </w:r>
      <w:r w:rsidR="00557EE5" w:rsidRPr="00F457C2">
        <w:t>Net Zero 2050</w:t>
      </w:r>
      <w:r w:rsidR="00557EE5">
        <w:t>).</w:t>
      </w:r>
    </w:p>
    <w:p w14:paraId="3D4D1752" w14:textId="77777777" w:rsidR="001E0462" w:rsidRDefault="001E0462" w:rsidP="006D59E3"/>
    <w:p w14:paraId="64710AF6" w14:textId="32A5C65D" w:rsidR="0086038F" w:rsidRDefault="0086038F" w:rsidP="00E36031">
      <w:pPr>
        <w:ind w:firstLine="0"/>
        <w:rPr>
          <w:bCs/>
        </w:rPr>
      </w:pPr>
      <w:r>
        <w:rPr>
          <w:noProof/>
        </w:rPr>
        <w:drawing>
          <wp:anchor distT="0" distB="0" distL="114300" distR="114300" simplePos="0" relativeHeight="251658244" behindDoc="0" locked="0" layoutInCell="1" allowOverlap="1" wp14:anchorId="128F7E0E" wp14:editId="4F17C647">
            <wp:simplePos x="0" y="0"/>
            <wp:positionH relativeFrom="column">
              <wp:posOffset>-107950</wp:posOffset>
            </wp:positionH>
            <wp:positionV relativeFrom="paragraph">
              <wp:posOffset>120650</wp:posOffset>
            </wp:positionV>
            <wp:extent cx="6634273" cy="3092450"/>
            <wp:effectExtent l="0" t="0" r="0" b="0"/>
            <wp:wrapNone/>
            <wp:docPr id="1047093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34273" cy="3092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18CA5E" w14:textId="7FB9E81D" w:rsidR="0086038F" w:rsidRDefault="0086038F" w:rsidP="00E36031">
      <w:pPr>
        <w:ind w:firstLine="0"/>
        <w:rPr>
          <w:bCs/>
        </w:rPr>
      </w:pPr>
    </w:p>
    <w:p w14:paraId="334211C4" w14:textId="405DE882" w:rsidR="0086038F" w:rsidRDefault="0086038F" w:rsidP="00E36031">
      <w:pPr>
        <w:ind w:firstLine="0"/>
        <w:rPr>
          <w:bCs/>
        </w:rPr>
      </w:pPr>
    </w:p>
    <w:p w14:paraId="70113F24" w14:textId="21FB2DD8" w:rsidR="0086038F" w:rsidRDefault="0086038F" w:rsidP="00E36031">
      <w:pPr>
        <w:ind w:firstLine="0"/>
        <w:rPr>
          <w:bCs/>
        </w:rPr>
      </w:pPr>
    </w:p>
    <w:p w14:paraId="66AF19DE" w14:textId="77777777" w:rsidR="0086038F" w:rsidRDefault="0086038F" w:rsidP="00E36031">
      <w:pPr>
        <w:ind w:firstLine="0"/>
        <w:rPr>
          <w:bCs/>
        </w:rPr>
      </w:pPr>
    </w:p>
    <w:p w14:paraId="6363049E" w14:textId="10D31024" w:rsidR="0086038F" w:rsidRDefault="0086038F" w:rsidP="00E36031">
      <w:pPr>
        <w:ind w:firstLine="0"/>
        <w:rPr>
          <w:bCs/>
        </w:rPr>
      </w:pPr>
    </w:p>
    <w:p w14:paraId="0555DF76" w14:textId="77777777" w:rsidR="0086038F" w:rsidRDefault="0086038F" w:rsidP="00E36031">
      <w:pPr>
        <w:ind w:firstLine="0"/>
        <w:rPr>
          <w:bCs/>
        </w:rPr>
      </w:pPr>
    </w:p>
    <w:p w14:paraId="6E6B5663" w14:textId="77777777" w:rsidR="0086038F" w:rsidRDefault="0086038F" w:rsidP="00E36031">
      <w:pPr>
        <w:ind w:firstLine="0"/>
        <w:rPr>
          <w:bCs/>
        </w:rPr>
      </w:pPr>
    </w:p>
    <w:p w14:paraId="3150E071" w14:textId="77777777" w:rsidR="0086038F" w:rsidRPr="00DB5E3C" w:rsidRDefault="0086038F" w:rsidP="00E36031">
      <w:pPr>
        <w:ind w:firstLine="0"/>
        <w:rPr>
          <w:bCs/>
        </w:rPr>
      </w:pPr>
    </w:p>
    <w:p w14:paraId="72AAF1D1" w14:textId="78E19143" w:rsidR="00216268" w:rsidRDefault="00216268" w:rsidP="005F1FD3">
      <w:pPr>
        <w:ind w:firstLine="0"/>
        <w:rPr>
          <w:b/>
          <w:bCs/>
          <w:noProof/>
        </w:rPr>
      </w:pPr>
    </w:p>
    <w:p w14:paraId="156E1580" w14:textId="77777777" w:rsidR="00216268" w:rsidRDefault="00216268" w:rsidP="005F1FD3">
      <w:pPr>
        <w:ind w:firstLine="0"/>
        <w:rPr>
          <w:b/>
          <w:bCs/>
          <w:noProof/>
        </w:rPr>
      </w:pPr>
    </w:p>
    <w:p w14:paraId="75DD19D3" w14:textId="6EE5DD44" w:rsidR="00216268" w:rsidRDefault="00216268" w:rsidP="005F1FD3">
      <w:pPr>
        <w:ind w:firstLine="0"/>
        <w:rPr>
          <w:b/>
          <w:bCs/>
          <w:noProof/>
        </w:rPr>
      </w:pPr>
    </w:p>
    <w:p w14:paraId="05B11812" w14:textId="46296756" w:rsidR="00216268" w:rsidRDefault="00216268" w:rsidP="005F1FD3">
      <w:pPr>
        <w:ind w:firstLine="0"/>
        <w:rPr>
          <w:b/>
          <w:bCs/>
          <w:noProof/>
        </w:rPr>
      </w:pPr>
    </w:p>
    <w:p w14:paraId="5A53512E" w14:textId="77777777" w:rsidR="00216268" w:rsidRDefault="00216268" w:rsidP="005F1FD3">
      <w:pPr>
        <w:ind w:firstLine="0"/>
        <w:rPr>
          <w:b/>
          <w:bCs/>
          <w:noProof/>
        </w:rPr>
      </w:pPr>
    </w:p>
    <w:p w14:paraId="3F5A33A2" w14:textId="77777777" w:rsidR="00216268" w:rsidRDefault="00216268" w:rsidP="005F1FD3">
      <w:pPr>
        <w:ind w:firstLine="0"/>
        <w:rPr>
          <w:b/>
          <w:bCs/>
          <w:noProof/>
        </w:rPr>
      </w:pPr>
    </w:p>
    <w:p w14:paraId="5C028CCD" w14:textId="77777777" w:rsidR="00216268" w:rsidRDefault="00216268" w:rsidP="005F1FD3">
      <w:pPr>
        <w:ind w:firstLine="0"/>
        <w:rPr>
          <w:b/>
          <w:bCs/>
          <w:noProof/>
        </w:rPr>
      </w:pPr>
    </w:p>
    <w:p w14:paraId="05D511A7" w14:textId="77777777" w:rsidR="00216268" w:rsidRDefault="00216268" w:rsidP="005F1FD3">
      <w:pPr>
        <w:ind w:firstLine="0"/>
        <w:rPr>
          <w:b/>
          <w:bCs/>
          <w:noProof/>
        </w:rPr>
      </w:pPr>
    </w:p>
    <w:p w14:paraId="5E60AA64" w14:textId="77777777" w:rsidR="001E0462" w:rsidRDefault="00A8069A" w:rsidP="005F1FD3">
      <w:pPr>
        <w:ind w:firstLine="0"/>
        <w:rPr>
          <w:b/>
          <w:bCs/>
        </w:rPr>
      </w:pPr>
      <w:r w:rsidRPr="00A8069A" w:rsidDel="00E50504">
        <w:rPr>
          <w:b/>
          <w:bCs/>
        </w:rPr>
        <w:t xml:space="preserve"> </w:t>
      </w:r>
      <w:r w:rsidR="00C53404">
        <w:rPr>
          <w:b/>
          <w:bCs/>
        </w:rPr>
        <w:tab/>
      </w:r>
      <w:r w:rsidR="00C53404">
        <w:rPr>
          <w:b/>
          <w:bCs/>
        </w:rPr>
        <w:tab/>
      </w:r>
    </w:p>
    <w:p w14:paraId="12929DA7" w14:textId="79A58809" w:rsidR="00182265" w:rsidRPr="00C53404" w:rsidRDefault="00C53404" w:rsidP="005F1FD3">
      <w:pPr>
        <w:ind w:firstLine="0"/>
        <w:rPr>
          <w:b/>
          <w:bCs/>
        </w:rPr>
      </w:pPr>
      <w:r>
        <w:rPr>
          <w:b/>
          <w:bCs/>
        </w:rPr>
        <w:tab/>
      </w:r>
      <w:r>
        <w:rPr>
          <w:b/>
          <w:bCs/>
        </w:rPr>
        <w:tab/>
      </w:r>
      <w:r>
        <w:rPr>
          <w:b/>
          <w:bCs/>
        </w:rPr>
        <w:tab/>
      </w:r>
    </w:p>
    <w:p w14:paraId="08ECC5B8" w14:textId="4E6BD0B8" w:rsidR="00E6761A" w:rsidRDefault="00AC42FE" w:rsidP="005F1FD3">
      <w:pPr>
        <w:ind w:firstLine="0"/>
        <w:rPr>
          <w:bCs/>
          <w:sz w:val="20"/>
          <w:szCs w:val="20"/>
        </w:rPr>
      </w:pPr>
      <w:r w:rsidRPr="00A56F31">
        <w:rPr>
          <w:b/>
          <w:sz w:val="20"/>
          <w:szCs w:val="20"/>
        </w:rPr>
        <w:t xml:space="preserve">Fig. </w:t>
      </w:r>
      <w:r w:rsidR="00E90DB4" w:rsidRPr="00A56F31">
        <w:rPr>
          <w:b/>
          <w:sz w:val="20"/>
          <w:szCs w:val="20"/>
        </w:rPr>
        <w:t>1</w:t>
      </w:r>
      <w:r w:rsidRPr="00A56F31">
        <w:rPr>
          <w:bCs/>
          <w:sz w:val="20"/>
          <w:szCs w:val="20"/>
        </w:rPr>
        <w:t xml:space="preserve"> </w:t>
      </w:r>
      <w:r w:rsidR="00344A38" w:rsidRPr="00A56F31">
        <w:rPr>
          <w:bCs/>
          <w:sz w:val="20"/>
          <w:szCs w:val="20"/>
        </w:rPr>
        <w:t xml:space="preserve">| </w:t>
      </w:r>
      <w:r w:rsidR="00B42F8A" w:rsidRPr="00A56F31">
        <w:rPr>
          <w:b/>
          <w:sz w:val="20"/>
          <w:szCs w:val="20"/>
        </w:rPr>
        <w:t>Decarbonization</w:t>
      </w:r>
      <w:r w:rsidR="00B42F8A">
        <w:rPr>
          <w:b/>
          <w:sz w:val="20"/>
          <w:szCs w:val="20"/>
        </w:rPr>
        <w:t xml:space="preserve"> </w:t>
      </w:r>
      <w:r w:rsidRPr="00AC42FE">
        <w:rPr>
          <w:b/>
          <w:sz w:val="20"/>
          <w:szCs w:val="20"/>
        </w:rPr>
        <w:t xml:space="preserve">Pathways and transition performance metrics for </w:t>
      </w:r>
      <w:r w:rsidRPr="00344A38">
        <w:rPr>
          <w:b/>
          <w:sz w:val="20"/>
          <w:szCs w:val="20"/>
        </w:rPr>
        <w:t xml:space="preserve">steel maker </w:t>
      </w:r>
      <w:r w:rsidR="00E6761A">
        <w:rPr>
          <w:b/>
          <w:sz w:val="20"/>
          <w:szCs w:val="20"/>
        </w:rPr>
        <w:t>ArcelorMittal</w:t>
      </w:r>
      <w:r w:rsidR="007601B6">
        <w:rPr>
          <w:b/>
          <w:sz w:val="20"/>
          <w:szCs w:val="20"/>
        </w:rPr>
        <w:t xml:space="preserve"> and </w:t>
      </w:r>
      <w:r w:rsidR="007601B6" w:rsidRPr="00344A38">
        <w:rPr>
          <w:b/>
          <w:sz w:val="20"/>
          <w:szCs w:val="20"/>
        </w:rPr>
        <w:t>electric utility Enel</w:t>
      </w:r>
      <w:r w:rsidRPr="00344A38">
        <w:rPr>
          <w:b/>
          <w:sz w:val="20"/>
          <w:szCs w:val="20"/>
        </w:rPr>
        <w:t>.</w:t>
      </w:r>
      <w:r>
        <w:rPr>
          <w:bCs/>
          <w:sz w:val="20"/>
          <w:szCs w:val="20"/>
        </w:rPr>
        <w:t xml:space="preserve"> </w:t>
      </w:r>
      <w:r w:rsidR="00E6761A">
        <w:rPr>
          <w:bCs/>
          <w:sz w:val="20"/>
          <w:szCs w:val="20"/>
        </w:rPr>
        <w:t xml:space="preserve">Panel </w:t>
      </w:r>
      <w:r w:rsidR="00E6761A" w:rsidRPr="00E6761A">
        <w:rPr>
          <w:b/>
          <w:sz w:val="20"/>
          <w:szCs w:val="20"/>
        </w:rPr>
        <w:t>a</w:t>
      </w:r>
      <w:r w:rsidR="00E6761A">
        <w:rPr>
          <w:bCs/>
          <w:sz w:val="20"/>
          <w:szCs w:val="20"/>
        </w:rPr>
        <w:t xml:space="preserve"> shows absolute </w:t>
      </w:r>
      <w:r w:rsidR="00260E43">
        <w:rPr>
          <w:bCs/>
          <w:sz w:val="20"/>
          <w:szCs w:val="20"/>
        </w:rPr>
        <w:t>CO</w:t>
      </w:r>
      <w:r w:rsidR="00260E43" w:rsidRPr="00260E43">
        <w:rPr>
          <w:bCs/>
          <w:sz w:val="20"/>
          <w:szCs w:val="20"/>
          <w:vertAlign w:val="subscript"/>
        </w:rPr>
        <w:t>2</w:t>
      </w:r>
      <w:r w:rsidR="00260E43">
        <w:rPr>
          <w:bCs/>
          <w:sz w:val="20"/>
          <w:szCs w:val="20"/>
        </w:rPr>
        <w:t xml:space="preserve"> </w:t>
      </w:r>
      <w:r w:rsidR="00E6761A">
        <w:rPr>
          <w:bCs/>
          <w:sz w:val="20"/>
          <w:szCs w:val="20"/>
        </w:rPr>
        <w:t>emission of ArcelorMittal</w:t>
      </w:r>
      <w:r w:rsidR="005A01A4">
        <w:rPr>
          <w:bCs/>
          <w:sz w:val="20"/>
          <w:szCs w:val="20"/>
        </w:rPr>
        <w:t>’s BAU and Stated TP trajectories</w:t>
      </w:r>
      <w:r w:rsidR="00E6761A">
        <w:rPr>
          <w:bCs/>
          <w:sz w:val="20"/>
          <w:szCs w:val="20"/>
        </w:rPr>
        <w:t xml:space="preserve"> against NGFS scenarios. Panel </w:t>
      </w:r>
      <w:r w:rsidR="00E6761A" w:rsidRPr="00E6761A">
        <w:rPr>
          <w:b/>
          <w:sz w:val="20"/>
          <w:szCs w:val="20"/>
        </w:rPr>
        <w:t xml:space="preserve">b </w:t>
      </w:r>
      <w:r w:rsidR="00E6761A">
        <w:rPr>
          <w:bCs/>
          <w:sz w:val="20"/>
          <w:szCs w:val="20"/>
        </w:rPr>
        <w:t>shows absolute</w:t>
      </w:r>
      <w:r w:rsidR="00260E43">
        <w:rPr>
          <w:bCs/>
          <w:sz w:val="20"/>
          <w:szCs w:val="20"/>
        </w:rPr>
        <w:t xml:space="preserve"> CO</w:t>
      </w:r>
      <w:r w:rsidR="00260E43" w:rsidRPr="00260E43">
        <w:rPr>
          <w:bCs/>
          <w:sz w:val="20"/>
          <w:szCs w:val="20"/>
          <w:vertAlign w:val="subscript"/>
        </w:rPr>
        <w:t>2</w:t>
      </w:r>
      <w:r w:rsidR="00E6761A">
        <w:rPr>
          <w:bCs/>
          <w:sz w:val="20"/>
          <w:szCs w:val="20"/>
        </w:rPr>
        <w:t xml:space="preserve"> emissions of Enel</w:t>
      </w:r>
      <w:r w:rsidR="005A01A4">
        <w:rPr>
          <w:bCs/>
          <w:sz w:val="20"/>
          <w:szCs w:val="20"/>
        </w:rPr>
        <w:t>’s BAU and Stated TP trajectories</w:t>
      </w:r>
      <w:r w:rsidR="00E6761A">
        <w:rPr>
          <w:bCs/>
          <w:sz w:val="20"/>
          <w:szCs w:val="20"/>
        </w:rPr>
        <w:t xml:space="preserve"> against NGFS scenarios. Panel </w:t>
      </w:r>
      <w:r w:rsidR="00E6761A" w:rsidRPr="00E6761A">
        <w:rPr>
          <w:b/>
          <w:sz w:val="20"/>
          <w:szCs w:val="20"/>
        </w:rPr>
        <w:t>c</w:t>
      </w:r>
      <w:r w:rsidR="00E6761A">
        <w:rPr>
          <w:bCs/>
          <w:sz w:val="20"/>
          <w:szCs w:val="20"/>
        </w:rPr>
        <w:t xml:space="preserve"> shows cumulative</w:t>
      </w:r>
      <w:r w:rsidR="00260E43">
        <w:rPr>
          <w:bCs/>
          <w:sz w:val="20"/>
          <w:szCs w:val="20"/>
        </w:rPr>
        <w:t xml:space="preserve"> CO</w:t>
      </w:r>
      <w:r w:rsidR="00260E43" w:rsidRPr="00260E43">
        <w:rPr>
          <w:bCs/>
          <w:sz w:val="20"/>
          <w:szCs w:val="20"/>
          <w:vertAlign w:val="subscript"/>
        </w:rPr>
        <w:t>2</w:t>
      </w:r>
      <w:r w:rsidR="00E6761A">
        <w:rPr>
          <w:bCs/>
          <w:sz w:val="20"/>
          <w:szCs w:val="20"/>
        </w:rPr>
        <w:t xml:space="preserve"> emissions of </w:t>
      </w:r>
      <w:r w:rsidR="005A01A4">
        <w:rPr>
          <w:bCs/>
          <w:sz w:val="20"/>
          <w:szCs w:val="20"/>
        </w:rPr>
        <w:t xml:space="preserve">ArcelorMittal’s BAU and Stated TP trajectories </w:t>
      </w:r>
      <w:r w:rsidR="00E6761A">
        <w:rPr>
          <w:bCs/>
          <w:sz w:val="20"/>
          <w:szCs w:val="20"/>
        </w:rPr>
        <w:t xml:space="preserve">against NGFS scenarios. Panel </w:t>
      </w:r>
      <w:r w:rsidR="00E6761A" w:rsidRPr="00E6761A">
        <w:rPr>
          <w:b/>
          <w:sz w:val="20"/>
          <w:szCs w:val="20"/>
        </w:rPr>
        <w:t>d</w:t>
      </w:r>
      <w:r w:rsidR="00E6761A">
        <w:rPr>
          <w:bCs/>
          <w:sz w:val="20"/>
          <w:szCs w:val="20"/>
        </w:rPr>
        <w:t xml:space="preserve"> shows cumulative </w:t>
      </w:r>
      <w:r w:rsidR="00260E43">
        <w:rPr>
          <w:bCs/>
          <w:sz w:val="20"/>
          <w:szCs w:val="20"/>
        </w:rPr>
        <w:t>CO</w:t>
      </w:r>
      <w:r w:rsidR="00260E43" w:rsidRPr="00260E43">
        <w:rPr>
          <w:bCs/>
          <w:sz w:val="20"/>
          <w:szCs w:val="20"/>
          <w:vertAlign w:val="subscript"/>
        </w:rPr>
        <w:t>2</w:t>
      </w:r>
      <w:r w:rsidR="00260E43">
        <w:rPr>
          <w:bCs/>
          <w:sz w:val="20"/>
          <w:szCs w:val="20"/>
          <w:vertAlign w:val="subscript"/>
        </w:rPr>
        <w:t xml:space="preserve"> </w:t>
      </w:r>
      <w:r w:rsidR="00E6761A">
        <w:rPr>
          <w:bCs/>
          <w:sz w:val="20"/>
          <w:szCs w:val="20"/>
        </w:rPr>
        <w:t xml:space="preserve">emissions of </w:t>
      </w:r>
      <w:r w:rsidR="005A01A4">
        <w:rPr>
          <w:bCs/>
          <w:sz w:val="20"/>
          <w:szCs w:val="20"/>
        </w:rPr>
        <w:t>Enel’s BAU and Stated TP trajectories</w:t>
      </w:r>
      <w:r w:rsidR="00E6761A">
        <w:rPr>
          <w:bCs/>
          <w:sz w:val="20"/>
          <w:szCs w:val="20"/>
        </w:rPr>
        <w:t xml:space="preserve"> against NGFS scenarios. </w:t>
      </w:r>
    </w:p>
    <w:p w14:paraId="7CBD6F5B" w14:textId="77777777" w:rsidR="00E6761A" w:rsidRPr="00422E07" w:rsidRDefault="00E6761A" w:rsidP="005F1FD3">
      <w:pPr>
        <w:ind w:firstLine="0"/>
        <w:rPr>
          <w:bCs/>
          <w:sz w:val="20"/>
          <w:szCs w:val="20"/>
        </w:rPr>
      </w:pPr>
    </w:p>
    <w:p w14:paraId="3B70097A" w14:textId="758A7E20" w:rsidR="003A5846" w:rsidRDefault="003F66D7" w:rsidP="00422E07">
      <w:pPr>
        <w:pStyle w:val="Heading2"/>
        <w:ind w:firstLine="0"/>
      </w:pPr>
      <w:r>
        <w:t>Carbon budget overshoot</w:t>
      </w:r>
      <w:r w:rsidR="00071A3A">
        <w:t xml:space="preserve"> </w:t>
      </w:r>
      <w:r>
        <w:t>applied to entire sample</w:t>
      </w:r>
      <w:r w:rsidR="00071A3A">
        <w:t xml:space="preserve">s of power and steel </w:t>
      </w:r>
    </w:p>
    <w:p w14:paraId="21AE1C11" w14:textId="77777777" w:rsidR="00C54DFD" w:rsidRDefault="00C54DFD" w:rsidP="005F1FD3">
      <w:pPr>
        <w:ind w:firstLine="0"/>
      </w:pPr>
    </w:p>
    <w:p w14:paraId="485C5F8F" w14:textId="74AA202F" w:rsidR="00DC4A85" w:rsidRDefault="00277242" w:rsidP="007D334F">
      <w:pPr>
        <w:ind w:firstLine="0"/>
        <w:rPr>
          <w:bCs/>
        </w:rPr>
      </w:pPr>
      <w:r>
        <w:rPr>
          <w:bCs/>
        </w:rPr>
        <w:lastRenderedPageBreak/>
        <w:t xml:space="preserve">We </w:t>
      </w:r>
      <w:r w:rsidR="00B82D7F">
        <w:rPr>
          <w:bCs/>
        </w:rPr>
        <w:t>show</w:t>
      </w:r>
      <w:r>
        <w:rPr>
          <w:bCs/>
        </w:rPr>
        <w:t xml:space="preserve"> the performance of all power and steel sample companies compared to the six </w:t>
      </w:r>
      <w:r w:rsidR="00EA602C">
        <w:rPr>
          <w:bCs/>
        </w:rPr>
        <w:t xml:space="preserve">NGFS scenario-model </w:t>
      </w:r>
      <w:r>
        <w:rPr>
          <w:bCs/>
        </w:rPr>
        <w:t xml:space="preserve">emission </w:t>
      </w:r>
      <w:r w:rsidRPr="00413176">
        <w:rPr>
          <w:bCs/>
        </w:rPr>
        <w:t>pathways (</w:t>
      </w:r>
      <w:r w:rsidR="005D635A" w:rsidRPr="00413176">
        <w:rPr>
          <w:bCs/>
          <w:i/>
          <w:iCs/>
        </w:rPr>
        <w:t>Supp</w:t>
      </w:r>
      <w:r w:rsidR="00014236" w:rsidRPr="00413176">
        <w:rPr>
          <w:bCs/>
          <w:i/>
          <w:iCs/>
        </w:rPr>
        <w:t>lementary</w:t>
      </w:r>
      <w:r w:rsidR="005D635A" w:rsidRPr="00413176">
        <w:rPr>
          <w:bCs/>
          <w:i/>
          <w:iCs/>
        </w:rPr>
        <w:t xml:space="preserve"> </w:t>
      </w:r>
      <w:r w:rsidRPr="00413176">
        <w:rPr>
          <w:bCs/>
          <w:i/>
          <w:iCs/>
        </w:rPr>
        <w:t>Table 2</w:t>
      </w:r>
      <w:r w:rsidR="001852CD" w:rsidRPr="00413176">
        <w:rPr>
          <w:bCs/>
          <w:i/>
          <w:iCs/>
        </w:rPr>
        <w:t xml:space="preserve"> </w:t>
      </w:r>
      <w:r w:rsidR="001852CD" w:rsidRPr="00413176">
        <w:rPr>
          <w:bCs/>
        </w:rPr>
        <w:t>and</w:t>
      </w:r>
      <w:r w:rsidR="001852CD" w:rsidRPr="00413176">
        <w:rPr>
          <w:bCs/>
          <w:i/>
          <w:iCs/>
        </w:rPr>
        <w:t xml:space="preserve"> Fig. </w:t>
      </w:r>
      <w:r w:rsidR="00584712" w:rsidRPr="00413176">
        <w:rPr>
          <w:bCs/>
          <w:i/>
          <w:iCs/>
        </w:rPr>
        <w:t>2</w:t>
      </w:r>
      <w:r w:rsidRPr="00413176">
        <w:rPr>
          <w:bCs/>
        </w:rPr>
        <w:t>).</w:t>
      </w:r>
      <w:r w:rsidR="0018628F">
        <w:rPr>
          <w:bCs/>
        </w:rPr>
        <w:t xml:space="preserve"> </w:t>
      </w:r>
      <w:r w:rsidR="00B82D7F" w:rsidRPr="007D334F">
        <w:rPr>
          <w:bCs/>
        </w:rPr>
        <w:t>No</w:t>
      </w:r>
      <w:r w:rsidR="00D4590A">
        <w:rPr>
          <w:bCs/>
        </w:rPr>
        <w:t>t one of</w:t>
      </w:r>
      <w:r w:rsidR="00B82D7F" w:rsidRPr="007D334F">
        <w:rPr>
          <w:bCs/>
        </w:rPr>
        <w:t xml:space="preserve"> the 10 steel companies BAU emission trajectories is aligned with any of the selected </w:t>
      </w:r>
      <w:r w:rsidR="00EA602C" w:rsidRPr="007D334F">
        <w:rPr>
          <w:bCs/>
        </w:rPr>
        <w:t>pathways</w:t>
      </w:r>
      <w:r w:rsidR="00B82D7F">
        <w:rPr>
          <w:bCs/>
        </w:rPr>
        <w:t>, with carbon budget overshoot</w:t>
      </w:r>
      <w:r w:rsidR="009255F3">
        <w:rPr>
          <w:bCs/>
        </w:rPr>
        <w:t>s</w:t>
      </w:r>
      <w:r w:rsidR="00B82D7F">
        <w:rPr>
          <w:bCs/>
        </w:rPr>
        <w:t xml:space="preserve"> ranging from </w:t>
      </w:r>
      <w:r w:rsidR="004A76A9">
        <w:rPr>
          <w:bCs/>
        </w:rPr>
        <w:t>1% (SSAB under MESSAGE Below 2</w:t>
      </w:r>
      <w:r w:rsidR="004A76A9" w:rsidRPr="00B82D7F">
        <w:rPr>
          <w:bCs/>
        </w:rPr>
        <w:t>°</w:t>
      </w:r>
      <w:r w:rsidR="004A76A9">
        <w:rPr>
          <w:bCs/>
        </w:rPr>
        <w:t xml:space="preserve">C) to </w:t>
      </w:r>
      <w:r w:rsidR="00B82D7F">
        <w:rPr>
          <w:bCs/>
        </w:rPr>
        <w:t xml:space="preserve">452% (Tata Steel under REMIND Net Zero 2050). </w:t>
      </w:r>
      <w:r w:rsidR="00EA602C" w:rsidRPr="007D334F">
        <w:rPr>
          <w:bCs/>
        </w:rPr>
        <w:t>When stated TPs are taken into account, seven steel companies’ cumulative emissions are misaligned compared to all pathways</w:t>
      </w:r>
      <w:r w:rsidR="00EA602C">
        <w:rPr>
          <w:bCs/>
        </w:rPr>
        <w:t xml:space="preserve"> (with overshoots of 11%-428%), while three companies’ emission trajectories</w:t>
      </w:r>
      <w:r w:rsidR="00C254F7">
        <w:rPr>
          <w:bCs/>
        </w:rPr>
        <w:t xml:space="preserve"> (SSAB, POSCO, and ThyssenKrupp)</w:t>
      </w:r>
      <w:r w:rsidR="00EA602C">
        <w:rPr>
          <w:bCs/>
        </w:rPr>
        <w:t xml:space="preserve"> are aligned with at least the MESSAGEx Net Zero and Below 2</w:t>
      </w:r>
      <w:r w:rsidR="00C254F7">
        <w:rPr>
          <w:bCs/>
        </w:rPr>
        <w:t>°</w:t>
      </w:r>
      <w:r w:rsidR="00EA602C">
        <w:rPr>
          <w:bCs/>
        </w:rPr>
        <w:t xml:space="preserve">C pathways. </w:t>
      </w:r>
      <w:r w:rsidR="00C254F7">
        <w:rPr>
          <w:bCs/>
        </w:rPr>
        <w:t xml:space="preserve">Only SSAB’s cumulative emissions </w:t>
      </w:r>
      <w:r w:rsidR="004A76A9">
        <w:rPr>
          <w:bCs/>
        </w:rPr>
        <w:t xml:space="preserve">are </w:t>
      </w:r>
      <w:r w:rsidR="00C254F7">
        <w:rPr>
          <w:bCs/>
        </w:rPr>
        <w:t>also align</w:t>
      </w:r>
      <w:r w:rsidR="004A76A9">
        <w:rPr>
          <w:bCs/>
        </w:rPr>
        <w:t>ed</w:t>
      </w:r>
      <w:r w:rsidR="00C254F7">
        <w:rPr>
          <w:bCs/>
        </w:rPr>
        <w:t xml:space="preserve"> with GCAM Net Zero 2050 and Below 2°C (overshoot</w:t>
      </w:r>
      <w:r w:rsidR="009255F3">
        <w:rPr>
          <w:bCs/>
        </w:rPr>
        <w:t>s</w:t>
      </w:r>
      <w:r w:rsidR="00C254F7">
        <w:rPr>
          <w:bCs/>
        </w:rPr>
        <w:t xml:space="preserve"> of -24% and </w:t>
      </w:r>
      <w:r w:rsidR="006932CA">
        <w:rPr>
          <w:bCs/>
        </w:rPr>
        <w:t>-</w:t>
      </w:r>
      <w:r w:rsidR="00C254F7">
        <w:rPr>
          <w:bCs/>
        </w:rPr>
        <w:t>34%) as well as REMIND Below 2</w:t>
      </w:r>
      <w:r w:rsidR="00C254F7" w:rsidRPr="00C254F7">
        <w:rPr>
          <w:bCs/>
        </w:rPr>
        <w:t>°</w:t>
      </w:r>
      <w:r w:rsidR="00C254F7">
        <w:rPr>
          <w:bCs/>
        </w:rPr>
        <w:t>C</w:t>
      </w:r>
      <w:r w:rsidR="00290F56">
        <w:rPr>
          <w:bCs/>
        </w:rPr>
        <w:t xml:space="preserve"> (overshoot of -36%). </w:t>
      </w:r>
      <w:r w:rsidR="00290F56" w:rsidRPr="007D334F">
        <w:rPr>
          <w:bCs/>
        </w:rPr>
        <w:t xml:space="preserve">As for the power companies, </w:t>
      </w:r>
      <w:r w:rsidR="004A76A9" w:rsidRPr="007D334F">
        <w:rPr>
          <w:bCs/>
        </w:rPr>
        <w:t xml:space="preserve">none of the BAU trajectories is aligned with any of the selected </w:t>
      </w:r>
      <w:r w:rsidR="0019557E">
        <w:rPr>
          <w:bCs/>
        </w:rPr>
        <w:t xml:space="preserve">NGFS </w:t>
      </w:r>
      <w:r w:rsidR="004A76A9" w:rsidRPr="007D334F">
        <w:rPr>
          <w:bCs/>
        </w:rPr>
        <w:t>pathways</w:t>
      </w:r>
      <w:r w:rsidR="004A76A9" w:rsidRPr="006932CA">
        <w:rPr>
          <w:bCs/>
        </w:rPr>
        <w:t>, with carbon</w:t>
      </w:r>
      <w:r w:rsidR="004A76A9">
        <w:rPr>
          <w:bCs/>
        </w:rPr>
        <w:t xml:space="preserve"> budget overshoot</w:t>
      </w:r>
      <w:r w:rsidR="009255F3">
        <w:rPr>
          <w:bCs/>
        </w:rPr>
        <w:t>s</w:t>
      </w:r>
      <w:r w:rsidR="004A76A9">
        <w:rPr>
          <w:bCs/>
        </w:rPr>
        <w:t xml:space="preserve"> ranging from </w:t>
      </w:r>
      <w:r w:rsidR="004964B7">
        <w:rPr>
          <w:bCs/>
        </w:rPr>
        <w:t>273% (Iberdrola under GCAM Below 2</w:t>
      </w:r>
      <w:r w:rsidR="004964B7" w:rsidRPr="00B82D7F">
        <w:rPr>
          <w:bCs/>
        </w:rPr>
        <w:t>°</w:t>
      </w:r>
      <w:r w:rsidR="004964B7">
        <w:rPr>
          <w:bCs/>
        </w:rPr>
        <w:t xml:space="preserve">C) to </w:t>
      </w:r>
      <w:r w:rsidR="00855208">
        <w:rPr>
          <w:bCs/>
        </w:rPr>
        <w:t>919</w:t>
      </w:r>
      <w:r w:rsidR="004A76A9">
        <w:rPr>
          <w:bCs/>
        </w:rPr>
        <w:t>% (</w:t>
      </w:r>
      <w:r w:rsidR="00855208">
        <w:rPr>
          <w:bCs/>
        </w:rPr>
        <w:t xml:space="preserve">NTPC </w:t>
      </w:r>
      <w:r w:rsidR="004A76A9">
        <w:rPr>
          <w:bCs/>
        </w:rPr>
        <w:t>under REMIND Net Zero 2050).</w:t>
      </w:r>
      <w:r w:rsidR="006932CA">
        <w:rPr>
          <w:bCs/>
        </w:rPr>
        <w:t xml:space="preserve"> </w:t>
      </w:r>
      <w:r w:rsidR="00277612" w:rsidRPr="007D334F">
        <w:rPr>
          <w:bCs/>
        </w:rPr>
        <w:t>Even when stated TPs are taken into account, none of the power companies’ cumulative CO</w:t>
      </w:r>
      <w:r w:rsidR="006E5E11" w:rsidRPr="007D334F">
        <w:rPr>
          <w:vertAlign w:val="subscript"/>
        </w:rPr>
        <w:t>2</w:t>
      </w:r>
      <w:r w:rsidR="00277612" w:rsidRPr="007D334F">
        <w:rPr>
          <w:bCs/>
        </w:rPr>
        <w:t xml:space="preserve"> emissions </w:t>
      </w:r>
      <w:r w:rsidR="00CE3093" w:rsidRPr="007D334F">
        <w:rPr>
          <w:bCs/>
        </w:rPr>
        <w:t>are</w:t>
      </w:r>
      <w:r w:rsidR="00277612" w:rsidRPr="007D334F">
        <w:rPr>
          <w:bCs/>
        </w:rPr>
        <w:t xml:space="preserve"> aligned with any of the selected pathways</w:t>
      </w:r>
      <w:r w:rsidR="00CE3093">
        <w:rPr>
          <w:bCs/>
        </w:rPr>
        <w:t>, with overshoot</w:t>
      </w:r>
      <w:r w:rsidR="009255F3">
        <w:rPr>
          <w:bCs/>
        </w:rPr>
        <w:t>s</w:t>
      </w:r>
      <w:r w:rsidR="00CE3093">
        <w:rPr>
          <w:bCs/>
        </w:rPr>
        <w:t xml:space="preserve"> ranging from </w:t>
      </w:r>
      <w:r w:rsidR="00F22AE3">
        <w:rPr>
          <w:bCs/>
        </w:rPr>
        <w:t>14% (Iberdrola under GCAM Below 2</w:t>
      </w:r>
      <w:r w:rsidR="00F22AE3" w:rsidRPr="00B82D7F">
        <w:rPr>
          <w:bCs/>
        </w:rPr>
        <w:t>°</w:t>
      </w:r>
      <w:r w:rsidR="00F22AE3">
        <w:rPr>
          <w:bCs/>
        </w:rPr>
        <w:t>C) to 919% (NTPC under REMIND Net Zero 2050)</w:t>
      </w:r>
      <w:r w:rsidR="00277612">
        <w:rPr>
          <w:bCs/>
        </w:rPr>
        <w:t xml:space="preserve">. </w:t>
      </w:r>
    </w:p>
    <w:p w14:paraId="7CFCAF05" w14:textId="77777777" w:rsidR="00151195" w:rsidRDefault="00151195" w:rsidP="007D334F">
      <w:pPr>
        <w:ind w:firstLine="0"/>
        <w:rPr>
          <w:bCs/>
        </w:rPr>
      </w:pPr>
    </w:p>
    <w:p w14:paraId="2789D730" w14:textId="77FB2114" w:rsidR="001317CD" w:rsidRDefault="001317CD" w:rsidP="009A6935">
      <w:pPr>
        <w:ind w:firstLine="0"/>
        <w:jc w:val="center"/>
        <w:rPr>
          <w:i/>
          <w:iCs/>
          <w:sz w:val="20"/>
          <w:szCs w:val="20"/>
        </w:rPr>
      </w:pPr>
    </w:p>
    <w:p w14:paraId="1F448E04" w14:textId="5CCBECC2" w:rsidR="001317CD" w:rsidRDefault="0002470F" w:rsidP="002E49A0">
      <w:pPr>
        <w:ind w:firstLine="0"/>
        <w:rPr>
          <w:i/>
          <w:iCs/>
          <w:sz w:val="20"/>
          <w:szCs w:val="20"/>
        </w:rPr>
      </w:pPr>
      <w:r w:rsidRPr="0002470F">
        <w:rPr>
          <w:b/>
          <w:bCs/>
        </w:rPr>
        <w:t xml:space="preserve"> </w:t>
      </w:r>
      <w:r w:rsidR="00840C96">
        <w:rPr>
          <w:b/>
          <w:bCs/>
        </w:rPr>
        <w:t>(</w:t>
      </w:r>
      <w:r w:rsidR="00BD105E">
        <w:rPr>
          <w:b/>
          <w:bCs/>
        </w:rPr>
        <w:t>a</w:t>
      </w:r>
      <w:r w:rsidR="00840C96">
        <w:rPr>
          <w:b/>
          <w:bCs/>
        </w:rPr>
        <w:t>)</w:t>
      </w:r>
      <w:r w:rsidR="00BD105E">
        <w:rPr>
          <w:b/>
          <w:bCs/>
        </w:rPr>
        <w:tab/>
      </w:r>
      <w:r w:rsidR="005A2B7A">
        <w:rPr>
          <w:b/>
          <w:bCs/>
        </w:rPr>
        <w:t xml:space="preserve">             </w:t>
      </w:r>
      <w:r w:rsidR="00F37C13">
        <w:rPr>
          <w:b/>
          <w:bCs/>
        </w:rPr>
        <w:t xml:space="preserve">    </w:t>
      </w:r>
      <w:r w:rsidR="005A2B7A">
        <w:rPr>
          <w:b/>
          <w:bCs/>
        </w:rPr>
        <w:t>Power</w:t>
      </w:r>
      <w:r w:rsidR="00BD105E">
        <w:rPr>
          <w:b/>
          <w:bCs/>
        </w:rPr>
        <w:tab/>
      </w:r>
      <w:r w:rsidR="00BD105E">
        <w:rPr>
          <w:b/>
          <w:bCs/>
        </w:rPr>
        <w:tab/>
      </w:r>
      <w:r w:rsidR="00BD105E">
        <w:rPr>
          <w:b/>
          <w:bCs/>
        </w:rPr>
        <w:tab/>
      </w:r>
      <w:r w:rsidR="00F37C13">
        <w:rPr>
          <w:b/>
          <w:bCs/>
        </w:rPr>
        <w:t xml:space="preserve">           </w:t>
      </w:r>
      <w:r w:rsidR="00840C96">
        <w:rPr>
          <w:b/>
          <w:bCs/>
        </w:rPr>
        <w:t>(</w:t>
      </w:r>
      <w:r w:rsidR="00BD105E">
        <w:rPr>
          <w:b/>
          <w:bCs/>
        </w:rPr>
        <w:t>b</w:t>
      </w:r>
      <w:r w:rsidR="00840C96">
        <w:rPr>
          <w:b/>
          <w:bCs/>
        </w:rPr>
        <w:t>)</w:t>
      </w:r>
      <w:r w:rsidR="005A2B7A">
        <w:rPr>
          <w:b/>
          <w:bCs/>
        </w:rPr>
        <w:t xml:space="preserve">                         </w:t>
      </w:r>
      <w:r w:rsidR="00AC01D0">
        <w:rPr>
          <w:b/>
          <w:bCs/>
        </w:rPr>
        <w:t xml:space="preserve">      </w:t>
      </w:r>
      <w:r w:rsidR="005A2B7A">
        <w:rPr>
          <w:b/>
          <w:bCs/>
        </w:rPr>
        <w:t>Steel</w:t>
      </w:r>
    </w:p>
    <w:p w14:paraId="659B9266" w14:textId="3E32D106" w:rsidR="00B535B5" w:rsidRDefault="00B535B5" w:rsidP="002E49A0">
      <w:pPr>
        <w:ind w:firstLine="0"/>
        <w:rPr>
          <w:b/>
          <w:sz w:val="20"/>
          <w:szCs w:val="20"/>
        </w:rPr>
      </w:pPr>
    </w:p>
    <w:p w14:paraId="5740008D" w14:textId="021DFAE8" w:rsidR="00897589" w:rsidRDefault="00D95F68" w:rsidP="002E49A0">
      <w:pPr>
        <w:ind w:firstLine="0"/>
        <w:rPr>
          <w:b/>
          <w:sz w:val="20"/>
          <w:szCs w:val="20"/>
        </w:rPr>
      </w:pPr>
      <w:r w:rsidRPr="003457B4">
        <w:rPr>
          <w:b/>
          <w:noProof/>
          <w:sz w:val="20"/>
          <w:szCs w:val="20"/>
        </w:rPr>
        <w:drawing>
          <wp:anchor distT="0" distB="0" distL="114300" distR="114300" simplePos="0" relativeHeight="251658243" behindDoc="0" locked="0" layoutInCell="1" allowOverlap="1" wp14:anchorId="5D68FDD9" wp14:editId="170E0FC4">
            <wp:simplePos x="0" y="0"/>
            <wp:positionH relativeFrom="column">
              <wp:posOffset>4533900</wp:posOffset>
            </wp:positionH>
            <wp:positionV relativeFrom="paragraph">
              <wp:posOffset>96520</wp:posOffset>
            </wp:positionV>
            <wp:extent cx="1238250" cy="417195"/>
            <wp:effectExtent l="0" t="0" r="6350" b="1905"/>
            <wp:wrapSquare wrapText="bothSides"/>
            <wp:docPr id="502613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1325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38250" cy="417195"/>
                    </a:xfrm>
                    <a:prstGeom prst="rect">
                      <a:avLst/>
                    </a:prstGeom>
                  </pic:spPr>
                </pic:pic>
              </a:graphicData>
            </a:graphic>
            <wp14:sizeRelH relativeFrom="page">
              <wp14:pctWidth>0</wp14:pctWidth>
            </wp14:sizeRelH>
            <wp14:sizeRelV relativeFrom="page">
              <wp14:pctHeight>0</wp14:pctHeight>
            </wp14:sizeRelV>
          </wp:anchor>
        </w:drawing>
      </w:r>
      <w:r w:rsidR="00A06CCF">
        <w:rPr>
          <w:b/>
          <w:noProof/>
          <w:sz w:val="20"/>
          <w:szCs w:val="20"/>
        </w:rPr>
        <w:drawing>
          <wp:anchor distT="0" distB="0" distL="114300" distR="114300" simplePos="0" relativeHeight="251658240" behindDoc="0" locked="0" layoutInCell="1" allowOverlap="1" wp14:anchorId="63B821A1" wp14:editId="22F67835">
            <wp:simplePos x="0" y="0"/>
            <wp:positionH relativeFrom="column">
              <wp:posOffset>3086100</wp:posOffset>
            </wp:positionH>
            <wp:positionV relativeFrom="paragraph">
              <wp:posOffset>8890</wp:posOffset>
            </wp:positionV>
            <wp:extent cx="2844800" cy="2794000"/>
            <wp:effectExtent l="0" t="0" r="0" b="0"/>
            <wp:wrapSquare wrapText="bothSides"/>
            <wp:docPr id="861492131" name="Picture 9" descr="A graph showing the price of a stock marke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492131" name="Picture 9" descr="A graph showing the price of a stock market&#10;&#10;Description automatically generated with medium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44800" cy="2794000"/>
                    </a:xfrm>
                    <a:prstGeom prst="rect">
                      <a:avLst/>
                    </a:prstGeom>
                  </pic:spPr>
                </pic:pic>
              </a:graphicData>
            </a:graphic>
            <wp14:sizeRelH relativeFrom="page">
              <wp14:pctWidth>0</wp14:pctWidth>
            </wp14:sizeRelH>
            <wp14:sizeRelV relativeFrom="page">
              <wp14:pctHeight>0</wp14:pctHeight>
            </wp14:sizeRelV>
          </wp:anchor>
        </w:drawing>
      </w:r>
      <w:r w:rsidR="002F0EB0" w:rsidRPr="002F0EB0">
        <w:t xml:space="preserve"> </w:t>
      </w:r>
      <w:r w:rsidR="002F0EB0">
        <w:rPr>
          <w:noProof/>
        </w:rPr>
        <w:drawing>
          <wp:inline distT="0" distB="0" distL="0" distR="0" wp14:anchorId="412FFEEE" wp14:editId="6CE87922">
            <wp:extent cx="2907102" cy="2907102"/>
            <wp:effectExtent l="0" t="0" r="7620" b="7620"/>
            <wp:docPr id="890463050" name="Picture 1" descr="A graph of a budget overh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63050" name="Picture 1" descr="A graph of a budget overhook&#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16106" cy="2916106"/>
                    </a:xfrm>
                    <a:prstGeom prst="rect">
                      <a:avLst/>
                    </a:prstGeom>
                    <a:noFill/>
                    <a:ln>
                      <a:noFill/>
                    </a:ln>
                  </pic:spPr>
                </pic:pic>
              </a:graphicData>
            </a:graphic>
          </wp:inline>
        </w:drawing>
      </w:r>
    </w:p>
    <w:p w14:paraId="46B7DAA5" w14:textId="7AC8C458" w:rsidR="00897589" w:rsidRDefault="00897589" w:rsidP="002E49A0">
      <w:pPr>
        <w:ind w:firstLine="0"/>
        <w:rPr>
          <w:b/>
          <w:sz w:val="20"/>
          <w:szCs w:val="20"/>
        </w:rPr>
      </w:pPr>
    </w:p>
    <w:p w14:paraId="4D7CEEF9" w14:textId="77777777" w:rsidR="001E0462" w:rsidRDefault="001E0462" w:rsidP="002E49A0">
      <w:pPr>
        <w:ind w:firstLine="0"/>
        <w:rPr>
          <w:b/>
          <w:sz w:val="20"/>
          <w:szCs w:val="20"/>
        </w:rPr>
      </w:pPr>
    </w:p>
    <w:p w14:paraId="7A1B11EE" w14:textId="2545E64A" w:rsidR="001317CD" w:rsidRDefault="00BD105E" w:rsidP="002E49A0">
      <w:pPr>
        <w:ind w:firstLine="0"/>
        <w:rPr>
          <w:i/>
          <w:iCs/>
          <w:sz w:val="20"/>
          <w:szCs w:val="20"/>
        </w:rPr>
      </w:pPr>
      <w:r w:rsidRPr="00413176">
        <w:rPr>
          <w:b/>
          <w:sz w:val="20"/>
          <w:szCs w:val="20"/>
        </w:rPr>
        <w:t xml:space="preserve">Fig. </w:t>
      </w:r>
      <w:r w:rsidR="00584712" w:rsidRPr="00413176">
        <w:rPr>
          <w:b/>
          <w:sz w:val="20"/>
          <w:szCs w:val="20"/>
        </w:rPr>
        <w:t>2</w:t>
      </w:r>
      <w:r w:rsidRPr="00413176">
        <w:rPr>
          <w:bCs/>
          <w:sz w:val="20"/>
          <w:szCs w:val="20"/>
        </w:rPr>
        <w:t xml:space="preserve"> |</w:t>
      </w:r>
      <w:r>
        <w:rPr>
          <w:bCs/>
          <w:sz w:val="20"/>
          <w:szCs w:val="20"/>
        </w:rPr>
        <w:t xml:space="preserve"> </w:t>
      </w:r>
      <w:r w:rsidR="00D95F68">
        <w:rPr>
          <w:b/>
          <w:sz w:val="20"/>
          <w:szCs w:val="20"/>
        </w:rPr>
        <w:t>Expected c</w:t>
      </w:r>
      <w:r>
        <w:rPr>
          <w:b/>
          <w:sz w:val="20"/>
          <w:szCs w:val="20"/>
        </w:rPr>
        <w:t>arbon budget overshoot</w:t>
      </w:r>
      <w:r w:rsidRPr="00AC42FE">
        <w:rPr>
          <w:b/>
          <w:sz w:val="20"/>
          <w:szCs w:val="20"/>
        </w:rPr>
        <w:t xml:space="preserve"> for </w:t>
      </w:r>
      <w:r>
        <w:rPr>
          <w:b/>
          <w:sz w:val="20"/>
          <w:szCs w:val="20"/>
        </w:rPr>
        <w:t>power and steel companies</w:t>
      </w:r>
      <w:r w:rsidR="00D6005C">
        <w:rPr>
          <w:b/>
          <w:sz w:val="20"/>
          <w:szCs w:val="20"/>
        </w:rPr>
        <w:t xml:space="preserve"> </w:t>
      </w:r>
      <w:r w:rsidR="00960D4D">
        <w:rPr>
          <w:b/>
          <w:sz w:val="20"/>
          <w:szCs w:val="20"/>
        </w:rPr>
        <w:t>under six NGFS scenarios</w:t>
      </w:r>
      <w:r w:rsidRPr="00344A38">
        <w:rPr>
          <w:b/>
          <w:sz w:val="20"/>
          <w:szCs w:val="20"/>
        </w:rPr>
        <w:t>.</w:t>
      </w:r>
      <w:r>
        <w:rPr>
          <w:bCs/>
          <w:sz w:val="20"/>
          <w:szCs w:val="20"/>
        </w:rPr>
        <w:t xml:space="preserve"> Panel </w:t>
      </w:r>
      <w:r w:rsidRPr="00E6761A">
        <w:rPr>
          <w:b/>
          <w:sz w:val="20"/>
          <w:szCs w:val="20"/>
        </w:rPr>
        <w:t>a</w:t>
      </w:r>
      <w:r w:rsidR="005710C2">
        <w:rPr>
          <w:bCs/>
          <w:sz w:val="20"/>
          <w:szCs w:val="20"/>
        </w:rPr>
        <w:t xml:space="preserve"> and </w:t>
      </w:r>
      <w:r w:rsidR="005710C2">
        <w:rPr>
          <w:b/>
          <w:sz w:val="20"/>
          <w:szCs w:val="20"/>
        </w:rPr>
        <w:t xml:space="preserve">b </w:t>
      </w:r>
      <w:r>
        <w:rPr>
          <w:bCs/>
          <w:sz w:val="20"/>
          <w:szCs w:val="20"/>
        </w:rPr>
        <w:t xml:space="preserve">show </w:t>
      </w:r>
      <w:r w:rsidR="00A264F0">
        <w:rPr>
          <w:bCs/>
          <w:sz w:val="20"/>
          <w:szCs w:val="20"/>
        </w:rPr>
        <w:t xml:space="preserve">the </w:t>
      </w:r>
      <w:r w:rsidR="00855E42">
        <w:rPr>
          <w:bCs/>
          <w:sz w:val="20"/>
          <w:szCs w:val="20"/>
        </w:rPr>
        <w:t>carbon budget overshoot of power</w:t>
      </w:r>
      <w:r w:rsidR="005710C2">
        <w:rPr>
          <w:bCs/>
          <w:sz w:val="20"/>
          <w:szCs w:val="20"/>
        </w:rPr>
        <w:t xml:space="preserve"> and steel</w:t>
      </w:r>
      <w:r w:rsidR="00855E42">
        <w:rPr>
          <w:bCs/>
          <w:sz w:val="20"/>
          <w:szCs w:val="20"/>
        </w:rPr>
        <w:t xml:space="preserve"> companies’</w:t>
      </w:r>
      <w:r w:rsidR="005710C2">
        <w:rPr>
          <w:bCs/>
          <w:sz w:val="20"/>
          <w:szCs w:val="20"/>
        </w:rPr>
        <w:t xml:space="preserve">, respectively, </w:t>
      </w:r>
      <w:r w:rsidR="00C758D8">
        <w:rPr>
          <w:bCs/>
          <w:sz w:val="20"/>
          <w:szCs w:val="20"/>
        </w:rPr>
        <w:t>for both</w:t>
      </w:r>
      <w:r w:rsidR="00855E42">
        <w:rPr>
          <w:bCs/>
          <w:sz w:val="20"/>
          <w:szCs w:val="20"/>
        </w:rPr>
        <w:t xml:space="preserve"> </w:t>
      </w:r>
      <w:r>
        <w:rPr>
          <w:bCs/>
          <w:sz w:val="20"/>
          <w:szCs w:val="20"/>
        </w:rPr>
        <w:t>B</w:t>
      </w:r>
      <w:r w:rsidR="00C758D8">
        <w:rPr>
          <w:bCs/>
          <w:sz w:val="20"/>
          <w:szCs w:val="20"/>
        </w:rPr>
        <w:t xml:space="preserve">usiness </w:t>
      </w:r>
      <w:r>
        <w:rPr>
          <w:bCs/>
          <w:sz w:val="20"/>
          <w:szCs w:val="20"/>
        </w:rPr>
        <w:t>A</w:t>
      </w:r>
      <w:r w:rsidR="00C758D8">
        <w:rPr>
          <w:bCs/>
          <w:sz w:val="20"/>
          <w:szCs w:val="20"/>
        </w:rPr>
        <w:t xml:space="preserve">s </w:t>
      </w:r>
      <w:r>
        <w:rPr>
          <w:bCs/>
          <w:sz w:val="20"/>
          <w:szCs w:val="20"/>
        </w:rPr>
        <w:t>U</w:t>
      </w:r>
      <w:r w:rsidR="00C758D8">
        <w:rPr>
          <w:bCs/>
          <w:sz w:val="20"/>
          <w:szCs w:val="20"/>
        </w:rPr>
        <w:t>sual (BAU)</w:t>
      </w:r>
      <w:r>
        <w:rPr>
          <w:bCs/>
          <w:sz w:val="20"/>
          <w:szCs w:val="20"/>
        </w:rPr>
        <w:t xml:space="preserve"> and </w:t>
      </w:r>
      <w:r w:rsidR="00C758D8">
        <w:rPr>
          <w:bCs/>
          <w:sz w:val="20"/>
          <w:szCs w:val="20"/>
        </w:rPr>
        <w:t>s</w:t>
      </w:r>
      <w:r>
        <w:rPr>
          <w:bCs/>
          <w:sz w:val="20"/>
          <w:szCs w:val="20"/>
        </w:rPr>
        <w:t>tated T</w:t>
      </w:r>
      <w:r w:rsidR="00C758D8">
        <w:rPr>
          <w:bCs/>
          <w:sz w:val="20"/>
          <w:szCs w:val="20"/>
        </w:rPr>
        <w:t xml:space="preserve">ransition </w:t>
      </w:r>
      <w:r>
        <w:rPr>
          <w:bCs/>
          <w:sz w:val="20"/>
          <w:szCs w:val="20"/>
        </w:rPr>
        <w:t>P</w:t>
      </w:r>
      <w:r w:rsidR="00C758D8">
        <w:rPr>
          <w:bCs/>
          <w:sz w:val="20"/>
          <w:szCs w:val="20"/>
        </w:rPr>
        <w:t>lan (TP)</w:t>
      </w:r>
      <w:r>
        <w:rPr>
          <w:bCs/>
          <w:sz w:val="20"/>
          <w:szCs w:val="20"/>
        </w:rPr>
        <w:t xml:space="preserve"> trajectories against </w:t>
      </w:r>
      <w:r w:rsidR="005710C2">
        <w:rPr>
          <w:bCs/>
          <w:sz w:val="20"/>
          <w:szCs w:val="20"/>
        </w:rPr>
        <w:t xml:space="preserve">six </w:t>
      </w:r>
      <w:r>
        <w:rPr>
          <w:bCs/>
          <w:sz w:val="20"/>
          <w:szCs w:val="20"/>
        </w:rPr>
        <w:t xml:space="preserve">NGFS scenarios. </w:t>
      </w:r>
      <w:r w:rsidR="009870CF">
        <w:rPr>
          <w:bCs/>
          <w:sz w:val="20"/>
          <w:szCs w:val="20"/>
        </w:rPr>
        <w:t xml:space="preserve">The carbon budget overshoot measures by how much a companies’ cumulative emissions </w:t>
      </w:r>
      <w:r w:rsidR="00C664D5">
        <w:rPr>
          <w:bCs/>
          <w:sz w:val="20"/>
          <w:szCs w:val="20"/>
        </w:rPr>
        <w:t xml:space="preserve">between 2020-2050 are expected to exceed the carbon budget </w:t>
      </w:r>
      <w:r w:rsidR="00D339A7">
        <w:rPr>
          <w:bCs/>
          <w:sz w:val="20"/>
          <w:szCs w:val="20"/>
        </w:rPr>
        <w:t>under the same time frame</w:t>
      </w:r>
      <w:r w:rsidR="00AD62E8">
        <w:rPr>
          <w:bCs/>
          <w:sz w:val="20"/>
          <w:szCs w:val="20"/>
        </w:rPr>
        <w:t xml:space="preserve"> </w:t>
      </w:r>
      <w:r w:rsidR="00EE31CD">
        <w:rPr>
          <w:bCs/>
          <w:sz w:val="20"/>
          <w:szCs w:val="20"/>
        </w:rPr>
        <w:t>and is an indicator of the</w:t>
      </w:r>
      <w:r w:rsidR="00B43F22">
        <w:rPr>
          <w:bCs/>
          <w:sz w:val="20"/>
          <w:szCs w:val="20"/>
        </w:rPr>
        <w:t xml:space="preserve"> companies’ expected</w:t>
      </w:r>
      <w:r w:rsidR="00EE31CD">
        <w:rPr>
          <w:bCs/>
          <w:sz w:val="20"/>
          <w:szCs w:val="20"/>
        </w:rPr>
        <w:t xml:space="preserve"> alignment with </w:t>
      </w:r>
      <w:r w:rsidR="00A15404">
        <w:rPr>
          <w:bCs/>
          <w:sz w:val="20"/>
          <w:szCs w:val="20"/>
        </w:rPr>
        <w:t xml:space="preserve">an underlying decarbonization scenario. </w:t>
      </w:r>
      <w:r w:rsidR="00127AB7">
        <w:rPr>
          <w:bCs/>
          <w:sz w:val="20"/>
          <w:szCs w:val="20"/>
        </w:rPr>
        <w:t xml:space="preserve">The shading </w:t>
      </w:r>
      <w:r w:rsidR="00094C68">
        <w:rPr>
          <w:bCs/>
          <w:sz w:val="20"/>
          <w:szCs w:val="20"/>
        </w:rPr>
        <w:t xml:space="preserve">for </w:t>
      </w:r>
      <w:r w:rsidR="00A15404">
        <w:rPr>
          <w:bCs/>
          <w:sz w:val="20"/>
          <w:szCs w:val="20"/>
        </w:rPr>
        <w:t>value</w:t>
      </w:r>
      <w:r w:rsidR="00094C68">
        <w:rPr>
          <w:bCs/>
          <w:sz w:val="20"/>
          <w:szCs w:val="20"/>
        </w:rPr>
        <w:t xml:space="preserve">s </w:t>
      </w:r>
      <w:r w:rsidR="00A15404">
        <w:rPr>
          <w:bCs/>
          <w:sz w:val="20"/>
          <w:szCs w:val="20"/>
        </w:rPr>
        <w:t xml:space="preserve">greater than 0 indicates the company is expected to overshoot their 2020-2050 carbon budget. </w:t>
      </w:r>
    </w:p>
    <w:p w14:paraId="60D63C1F" w14:textId="77777777" w:rsidR="00805EEA" w:rsidRDefault="00805EEA" w:rsidP="003A5846">
      <w:pPr>
        <w:ind w:firstLine="0"/>
        <w:rPr>
          <w:bCs/>
        </w:rPr>
      </w:pPr>
    </w:p>
    <w:p w14:paraId="2A963492" w14:textId="055363A4" w:rsidR="00F05680" w:rsidRPr="00C54DFD" w:rsidRDefault="003F66D7" w:rsidP="00422E07">
      <w:pPr>
        <w:pStyle w:val="Heading2"/>
        <w:ind w:firstLine="0"/>
      </w:pPr>
      <w:r>
        <w:t>R</w:t>
      </w:r>
      <w:r w:rsidR="00BF4978">
        <w:t>equired reinvestment</w:t>
      </w:r>
      <w:r w:rsidR="00C90EEC">
        <w:t>s before 2030 in fossil fuel production assets</w:t>
      </w:r>
      <w:r>
        <w:t xml:space="preserve"> </w:t>
      </w:r>
    </w:p>
    <w:p w14:paraId="15B8412D" w14:textId="77777777" w:rsidR="003A5846" w:rsidRPr="00C54DFD" w:rsidRDefault="003A5846" w:rsidP="003A5846">
      <w:pPr>
        <w:ind w:firstLine="0"/>
        <w:rPr>
          <w:bCs/>
        </w:rPr>
      </w:pPr>
    </w:p>
    <w:p w14:paraId="0C354B61" w14:textId="2E016ACF" w:rsidR="00F11041" w:rsidRDefault="00B21C23" w:rsidP="00CF6076">
      <w:pPr>
        <w:ind w:firstLine="0"/>
      </w:pPr>
      <w:r w:rsidRPr="00413176">
        <w:rPr>
          <w:bCs/>
          <w:i/>
          <w:iCs/>
        </w:rPr>
        <w:t xml:space="preserve">Supplementary </w:t>
      </w:r>
      <w:r w:rsidR="007C7ED3" w:rsidRPr="00413176">
        <w:rPr>
          <w:bCs/>
          <w:i/>
          <w:iCs/>
        </w:rPr>
        <w:t>Tabl</w:t>
      </w:r>
      <w:r w:rsidR="0088687B" w:rsidRPr="00413176">
        <w:rPr>
          <w:bCs/>
          <w:i/>
          <w:iCs/>
        </w:rPr>
        <w:t>e</w:t>
      </w:r>
      <w:r w:rsidR="007C7ED3" w:rsidRPr="00413176">
        <w:rPr>
          <w:bCs/>
          <w:i/>
          <w:iCs/>
        </w:rPr>
        <w:t xml:space="preserve"> 3</w:t>
      </w:r>
      <w:r w:rsidR="00C50564" w:rsidRPr="00413176">
        <w:rPr>
          <w:bCs/>
        </w:rPr>
        <w:t xml:space="preserve"> </w:t>
      </w:r>
      <w:r w:rsidR="00B541C8" w:rsidRPr="00413176">
        <w:rPr>
          <w:bCs/>
        </w:rPr>
        <w:t>demonstrate</w:t>
      </w:r>
      <w:r w:rsidR="00D96AE1" w:rsidRPr="00413176">
        <w:rPr>
          <w:bCs/>
        </w:rPr>
        <w:t>s</w:t>
      </w:r>
      <w:r w:rsidR="00B541C8">
        <w:rPr>
          <w:bCs/>
        </w:rPr>
        <w:t xml:space="preserve"> how </w:t>
      </w:r>
      <w:r w:rsidR="00714B44">
        <w:rPr>
          <w:bCs/>
        </w:rPr>
        <w:t xml:space="preserve">our </w:t>
      </w:r>
      <w:r w:rsidR="00FA2655">
        <w:rPr>
          <w:bCs/>
        </w:rPr>
        <w:t xml:space="preserve">approach </w:t>
      </w:r>
      <w:r w:rsidR="00B541C8">
        <w:rPr>
          <w:bCs/>
        </w:rPr>
        <w:t>can also be used to assess short-to-medium term carbon lock</w:t>
      </w:r>
      <w:r w:rsidR="00597C36">
        <w:rPr>
          <w:bCs/>
        </w:rPr>
        <w:t>-</w:t>
      </w:r>
      <w:r w:rsidR="00B541C8">
        <w:rPr>
          <w:bCs/>
        </w:rPr>
        <w:t>in and stranded asset risk</w:t>
      </w:r>
      <w:r w:rsidR="006D3A2C">
        <w:rPr>
          <w:bCs/>
        </w:rPr>
        <w:t xml:space="preserve">. </w:t>
      </w:r>
      <w:r w:rsidR="00B517B6">
        <w:rPr>
          <w:bCs/>
        </w:rPr>
        <w:t>By examining the</w:t>
      </w:r>
      <w:r w:rsidR="006D3A2C">
        <w:rPr>
          <w:bCs/>
        </w:rPr>
        <w:t xml:space="preserve"> </w:t>
      </w:r>
      <w:r w:rsidR="00B541C8">
        <w:rPr>
          <w:bCs/>
        </w:rPr>
        <w:t>required reinvestment in fossil fuel-based production assets</w:t>
      </w:r>
      <w:r w:rsidR="00BC22E1">
        <w:rPr>
          <w:bCs/>
        </w:rPr>
        <w:t xml:space="preserve"> based on assumed standard economic lifetimes of 40 years for power plant</w:t>
      </w:r>
      <w:r w:rsidR="00BC22E1" w:rsidRPr="005C2133">
        <w:rPr>
          <w:bCs/>
        </w:rPr>
        <w:t>s</w:t>
      </w:r>
      <w:r w:rsidR="005C2133" w:rsidRPr="005C2133">
        <w:rPr>
          <w:rFonts w:cs="Arial"/>
        </w:rPr>
        <w:fldChar w:fldCharType="begin" w:fldLock="1"/>
      </w:r>
      <w:r w:rsidR="006203E8">
        <w:rPr>
          <w:rFonts w:cs="Arial"/>
        </w:rPr>
        <w:instrText>ADDIN CSL_CITATION {"citationItems":[{"id":"ITEM-1","itemData":{"DOI":"10.1088/1748-9326/9/8/084018","ISBN":"doi:10.1088/1748-9326/9/8/084018","ISSN":"17489326","abstract":"The world not only continues to build new coal-fired power plants, but built more new coal plants in the past decade than in any previous decade. Worldwide, an average of 89 gigawatts per year (GW yr-1) of new coal generating capacity was added between 2010 and 2012, 23 GW yr-1 more than in the 2000-2009 time period and 56 GW yr-1 more than in the 1990-1999 time period. Natural gas plants show a similar pattern. Assuming these plants operate for 40 years, the fossil-fuel burning plants built in 2012 will emit approximately 19 billion tons of CO&lt;inf&gt;2&lt;/inf&gt; (Gt CO&lt;inf&gt;2&lt;/inf&gt;) over their lifetimes, versus 14 Gt CO&lt;inf&gt;2&lt;/inf&gt; actually emitted by all operating fossil fuel power plants in 2012. We find that total committed emissions related to the power sector are growing at a rate of about 4% per year, and reached 307 (with an estimated uncertainty of 192-439) Gt CO&lt;inf&gt;2&lt;/inf&gt; in 2012. These facts are not well known in the energy policy community, where annual emissions receive far more attention than future emissions related to new capital investments. This paper demonstrates the potential for 'commitment accounting' to inform public policy by quantifying future emissions implied by current investments. © 2014 IOP Publishing Ltd.","author":[{"dropping-particle":"","family":"Davis","given":"Steven J.","non-dropping-particle":"","parse-names":false,"suffix":""},{"dropping-particle":"","family":"Socolow","given":"Robert H.","non-dropping-particle":"","parse-names":false,"suffix":""}],"container-title":"Environmental Research Letters","id":"ITEM-1","issue":"8","issued":{"date-parts":[["2014"]]},"publisher":"IOP Publishing","title":"Commitment accounting of CO2 emissions","type":"article-journal","volume":"9"},"uris":["http://www.mendeley.com/documents/?uuid=90bf31a1-8255-4c06-af5f-eecce33de30a"]}],"mendeley":{"formattedCitation":"&lt;sup&gt;23&lt;/sup&gt;","plainTextFormattedCitation":"23","previouslyFormattedCitation":"&lt;sup&gt;22&lt;/sup&gt;"},"properties":{"noteIndex":0},"schema":"https://github.com/citation-style-language/schema/raw/master/csl-citation.json"}</w:instrText>
      </w:r>
      <w:r w:rsidR="005C2133" w:rsidRPr="005C2133">
        <w:rPr>
          <w:rFonts w:cs="Arial"/>
        </w:rPr>
        <w:fldChar w:fldCharType="separate"/>
      </w:r>
      <w:r w:rsidR="006203E8" w:rsidRPr="006203E8">
        <w:rPr>
          <w:rFonts w:cs="Arial"/>
          <w:noProof/>
          <w:vertAlign w:val="superscript"/>
        </w:rPr>
        <w:t>23</w:t>
      </w:r>
      <w:r w:rsidR="005C2133" w:rsidRPr="005C2133">
        <w:rPr>
          <w:rFonts w:cs="Arial"/>
        </w:rPr>
        <w:fldChar w:fldCharType="end"/>
      </w:r>
      <w:r w:rsidR="005C2133" w:rsidRPr="005C2133">
        <w:rPr>
          <w:rFonts w:cs="Arial"/>
          <w:vertAlign w:val="superscript"/>
        </w:rPr>
        <w:t>,</w:t>
      </w:r>
      <w:r w:rsidR="005C2133" w:rsidRPr="005C2133">
        <w:rPr>
          <w:rFonts w:cs="Arial"/>
        </w:rPr>
        <w:fldChar w:fldCharType="begin" w:fldLock="1"/>
      </w:r>
      <w:r w:rsidR="006203E8">
        <w:rPr>
          <w:rFonts w:cs="Arial"/>
        </w:rPr>
        <w:instrText>ADDIN CSL_CITATION {"citationItems":[{"id":"ITEM-1","itemData":{"DOI":"10.1038/s41586-019-1364-3","ISSN":"14764687","PMID":"31261374","abstract":"Net anthropogenic emissions of carbon dioxide (CO2) must approach zero by mid-century (2050) in order to stabilize the global mean temperature at the level targeted by international efforts1–5. Yet continued expansion of fossil-fuel-burning energy infrastructure implies already ‘committed’ future CO2 emissions6–13. Here we use detailed datasets of existing fossil-fuel energy infrastructure in 2018 to estimate regional and sectoral patterns of committed CO2 emissions, the sensitivity of such emissions to assumed operating lifetimes and schedules, and the economic value of the associated infrastructure. We estimate that, if operated as historically, existing infrastructure will cumulatively emit about 658 gigatonnes of CO2 (with a range of 226 to 1,479 gigatonnes CO2, depending on the lifetimes and utilization rates assumed). More than half of these emissions are predicted to come from the electricity sector; infrastructure in China, the USA and the 28 member states of the European Union represents approximately 41 per cent, 9 per cent and 7 per cent of the total, respectively. If built, proposed power plants (planned, permitted or under construction) would emit roughly an extra 188 (range 37–427) gigatonnes CO2. Committed emissions from existing and proposed energy infrastructure (about 846 gigatonnes CO2) thus represent more than the entire carbon budget that remains if mean warming is to be limited to 1.5 degrees Celsius (°C) with a probability of 66 to 50 per cent (420–580 gigatonnes CO2)5, and perhaps two-thirds of the remaining carbon budget if mean warming is to be limited to less than 2 °C (1,170–1,500 gigatonnes CO2)5. The remaining carbon budget estimates are varied and nuanced14,15, and depend on the climate target and the availability of large-scale negative emissions16. Nevertheless, our estimates suggest that little or no new CO2-emitting infrastructure can be commissioned, and that existing infrastructure may need to be retired early (or be retrofitted with carbon capture and storage technology) in order to meet the Paris Agreement climate goals17. Given the asset value per tonne of committed emissions, we suggest that the most cost-effective premature infrastructure retirements will be in the electricity and industry sectors, if non-emitting alternatives are available and affordable4,18.","author":[{"dropping-particle":"","family":"Tong","given":"Dan","non-dropping-particle":"","parse-names":false,"suffix":""},{"dropping-particle":"","family":"Zhang","given":"Qiang","non-dropping-particle":"","parse-names":false,"suffix":""},{"dropping-particle":"","family":"Zheng","given":"Yixuan","non-dropping-particle":"","parse-names":false,"suffix":""},{"dropping-particle":"","family":"Caldeira","given":"Ken","non-dropping-particle":"","parse-names":false,"suffix":""},{"dropping-particle":"","family":"Shearer","given":"Christine","non-dropping-particle":"","parse-names":false,"suffix":""},{"dropping-particle":"","family":"Hong","given":"Chaopeng","non-dropping-particle":"","parse-names":false,"suffix":""},{"dropping-particle":"","family":"Qin","given":"Yue","non-dropping-particle":"","parse-names":false,"suffix":""},{"dropping-particle":"","family":"Davis","given":"Steven J.","non-dropping-particle":"","parse-names":false,"suffix":""}],"container-title":"Nature","id":"ITEM-1","issue":"7769","issued":{"date-parts":[["2019"]]},"page":"373-377","publisher":"Springer US","title":"Committed emissions from existing energy infrastructure jeopardize 1.5 °C climate target","type":"article-journal","volume":"572"},"uris":["http://www.mendeley.com/documents/?uuid=0ec61f4b-3e1c-49e3-8982-ab165028115a"]}],"mendeley":{"formattedCitation":"&lt;sup&gt;6&lt;/sup&gt;","plainTextFormattedCitation":"6","previouslyFormattedCitation":"&lt;sup&gt;5&lt;/sup&gt;"},"properties":{"noteIndex":0},"schema":"https://github.com/citation-style-language/schema/raw/master/csl-citation.json"}</w:instrText>
      </w:r>
      <w:r w:rsidR="005C2133" w:rsidRPr="005C2133">
        <w:rPr>
          <w:rFonts w:cs="Arial"/>
        </w:rPr>
        <w:fldChar w:fldCharType="separate"/>
      </w:r>
      <w:r w:rsidR="006203E8" w:rsidRPr="006203E8">
        <w:rPr>
          <w:rFonts w:cs="Arial"/>
          <w:noProof/>
          <w:vertAlign w:val="superscript"/>
        </w:rPr>
        <w:t>6</w:t>
      </w:r>
      <w:r w:rsidR="005C2133" w:rsidRPr="005C2133">
        <w:rPr>
          <w:rFonts w:cs="Arial"/>
        </w:rPr>
        <w:fldChar w:fldCharType="end"/>
      </w:r>
      <w:r w:rsidR="005C2133">
        <w:rPr>
          <w:rFonts w:cs="Arial"/>
          <w:color w:val="ED7D31" w:themeColor="accent2"/>
        </w:rPr>
        <w:t xml:space="preserve"> </w:t>
      </w:r>
      <w:r w:rsidR="00BC22E1">
        <w:rPr>
          <w:bCs/>
        </w:rPr>
        <w:t>and 20 years for BF units</w:t>
      </w:r>
      <w:r w:rsidR="005C2133">
        <w:rPr>
          <w:bCs/>
        </w:rPr>
        <w:fldChar w:fldCharType="begin" w:fldLock="1"/>
      </w:r>
      <w:r w:rsidR="006203E8">
        <w:rPr>
          <w:bCs/>
        </w:rPr>
        <w:instrText>ADDIN CSL_CITATION {"citationItems":[{"id":"ITEM-1","itemData":{"DOI":"10.1016/j.jclepro.2014.05.063","ISSN":"09596526","abstract":"At current primary steel production levels, the iron and steel industry will fail to meet the 80%emission reduction target without introduction of breakthrough technologies (Wörtler et al., 2013: 19). The current research analyses the technical and economical long-term potential of innovative primary steel production technologies in Germany throughout 2100. Techno-economic models are used to simulate three innovative ore-based steelmaking routes verses the reference blast furnace route (BF-BOF). The innovative routes in focus are blast furnace with CCS1 (BF-CCS), hydrogen direct reduction (H-DR), and iron ore electrolysis (EW). Energy and mass flows for the production of one tonne of crude steel (CS) are combined with hypothetical price, cost, and revenue data to evaluate the production routes economically, technically, and environmentally. This is a purely theoretical analysis and hence further external factors that may influence practical implementation or profitability are not considered. Different future developments are considered by using three scenarios, representing an ambitious, a moderate, and a conservative transformation of the German energy sector. In general, looking into the future bares various uncertainties which should be reflected in a suitable manner.According to the present scenario analysis, chances are that with rising prices for coal and CO2 allowances BF-BOF and even BF-CCS become unprofitable by mid-century. With a high share of renewable energy sources and high prices for CO2 allowances, H-DR and EW become economically attractive in the second half of the current century, when BF-based routes are long unprofitable. Energy and raw material efficiency is significantly higher for H-DR and EW and furthermore, the 80%reduction target by 20502 can be achieved in the ambitious scenario. However, high investment costs and high dependency on electricity prices prohibit a profitable implementation before 2030e2040 without further subsidies. EW is the most energy and resource efficient production route. Since continuous electricity is needed for the continuous operation, the electricity costs are 20e40%higher than for H-DR (with high-capacity hydrogen storage units). Even though hydrogen production implies efficiency losses compared to the EW route, the decoupling of hydrogen production from continuous operation of the steel plant through hydrogen storage offers the opportunity to use cheap excess renewable electricity. This makes the H-…","author":[{"dropping-particle":"","family":"Fischedick","given":"Manfred","non-dropping-particle":"","parse-names":false,"suffix":""},{"dropping-particle":"","family":"Marzinkowski","given":"Joachim","non-dropping-particle":"","parse-names":false,"suffix":""},{"dropping-particle":"","family":"Winzer","given":"Petra","non-dropping-particle":"","parse-names":false,"suffix":""},{"dropping-particle":"","family":"Weigel","given":"Max","non-dropping-particle":"","parse-names":false,"suffix":""}],"container-title":"Journal of Cleaner Production","id":"ITEM-1","issue":"1","issued":{"date-parts":[["2014"]]},"page":"563-580","publisher":"Elsevier Ltd","title":"Techno-economic evaluation of innovative steel production technologies","type":"article-journal","volume":"84"},"uris":["http://www.mendeley.com/documents/?uuid=ae5d3b62-6182-44ed-b1af-8621845460cf"]}],"mendeley":{"formattedCitation":"&lt;sup&gt;44&lt;/sup&gt;","plainTextFormattedCitation":"44","previouslyFormattedCitation":"&lt;sup&gt;43&lt;/sup&gt;"},"properties":{"noteIndex":0},"schema":"https://github.com/citation-style-language/schema/raw/master/csl-citation.json"}</w:instrText>
      </w:r>
      <w:r w:rsidR="005C2133">
        <w:rPr>
          <w:bCs/>
        </w:rPr>
        <w:fldChar w:fldCharType="separate"/>
      </w:r>
      <w:r w:rsidR="006203E8" w:rsidRPr="006203E8">
        <w:rPr>
          <w:bCs/>
          <w:noProof/>
          <w:vertAlign w:val="superscript"/>
        </w:rPr>
        <w:t>44</w:t>
      </w:r>
      <w:r w:rsidR="005C2133">
        <w:rPr>
          <w:bCs/>
        </w:rPr>
        <w:fldChar w:fldCharType="end"/>
      </w:r>
      <w:r w:rsidR="00FA2655">
        <w:rPr>
          <w:bCs/>
        </w:rPr>
        <w:t xml:space="preserve"> applied to </w:t>
      </w:r>
      <w:r w:rsidR="00FA2655">
        <w:t>GEM data</w:t>
      </w:r>
      <w:r w:rsidR="00784727">
        <w:rPr>
          <w:bCs/>
        </w:rPr>
        <w:t xml:space="preserve">, </w:t>
      </w:r>
      <w:r w:rsidR="00F52B74">
        <w:rPr>
          <w:bCs/>
        </w:rPr>
        <w:t>we can</w:t>
      </w:r>
      <w:r w:rsidR="001852CD">
        <w:rPr>
          <w:bCs/>
        </w:rPr>
        <w:t xml:space="preserve"> highlight the </w:t>
      </w:r>
      <w:r w:rsidR="00F11041">
        <w:rPr>
          <w:bCs/>
        </w:rPr>
        <w:t xml:space="preserve">existing production capacity requiring </w:t>
      </w:r>
      <w:r w:rsidR="001852CD">
        <w:rPr>
          <w:bCs/>
        </w:rPr>
        <w:t xml:space="preserve">CAPEX </w:t>
      </w:r>
      <w:r w:rsidR="00C85F55">
        <w:rPr>
          <w:bCs/>
        </w:rPr>
        <w:t xml:space="preserve">investments </w:t>
      </w:r>
      <w:r w:rsidR="001852CD">
        <w:rPr>
          <w:bCs/>
        </w:rPr>
        <w:t>in the short</w:t>
      </w:r>
      <w:r w:rsidR="00B85008">
        <w:rPr>
          <w:bCs/>
        </w:rPr>
        <w:t xml:space="preserve"> </w:t>
      </w:r>
      <w:r w:rsidR="00C85F55">
        <w:rPr>
          <w:bCs/>
        </w:rPr>
        <w:t xml:space="preserve">to </w:t>
      </w:r>
      <w:r w:rsidR="001852CD">
        <w:rPr>
          <w:bCs/>
        </w:rPr>
        <w:t>m</w:t>
      </w:r>
      <w:r w:rsidR="000015C3">
        <w:rPr>
          <w:bCs/>
        </w:rPr>
        <w:t xml:space="preserve">edium </w:t>
      </w:r>
      <w:r w:rsidR="001852CD">
        <w:rPr>
          <w:bCs/>
        </w:rPr>
        <w:t>term</w:t>
      </w:r>
      <w:r w:rsidR="00F11041">
        <w:rPr>
          <w:bCs/>
        </w:rPr>
        <w:t>. If companies seek</w:t>
      </w:r>
      <w:r w:rsidR="001852CD">
        <w:rPr>
          <w:bCs/>
        </w:rPr>
        <w:t xml:space="preserve"> to keep </w:t>
      </w:r>
      <w:r w:rsidR="00F11041">
        <w:rPr>
          <w:bCs/>
        </w:rPr>
        <w:t xml:space="preserve">current </w:t>
      </w:r>
      <w:r w:rsidR="001852CD">
        <w:rPr>
          <w:bCs/>
        </w:rPr>
        <w:t>production levels</w:t>
      </w:r>
      <w:r w:rsidR="00F11041">
        <w:rPr>
          <w:bCs/>
        </w:rPr>
        <w:t>, they need to either reinvest in existing or switch to new production technologies once production assets reach the end of their economic lifetime</w:t>
      </w:r>
      <w:r w:rsidR="008227DB">
        <w:rPr>
          <w:bCs/>
        </w:rPr>
        <w:t>.</w:t>
      </w:r>
      <w:r w:rsidR="00A42505">
        <w:rPr>
          <w:bCs/>
        </w:rPr>
        <w:t xml:space="preserve"> </w:t>
      </w:r>
    </w:p>
    <w:p w14:paraId="13860BD8" w14:textId="44EBD702" w:rsidR="00D139C4" w:rsidRDefault="007243E7" w:rsidP="00D139C4">
      <w:r>
        <w:t>Among the ten steel companies, the share of required reinvestment before 2030 in BF capacity relative to total BF capacity range</w:t>
      </w:r>
      <w:r w:rsidR="00D37FB8">
        <w:t>s</w:t>
      </w:r>
      <w:r>
        <w:t xml:space="preserve"> from 0% (SSAB) to 67.3% (Nippon Steel). </w:t>
      </w:r>
      <w:r w:rsidR="009A797C" w:rsidRPr="00CF6076">
        <w:t>For six out of 10 steel producers, over 1/3 of their BF capacity requires relining before 2030.</w:t>
      </w:r>
      <w:r w:rsidR="00122F02">
        <w:t xml:space="preserve"> </w:t>
      </w:r>
      <w:r w:rsidR="00B97835" w:rsidRPr="00CF6076">
        <w:t>Across all steel companies,</w:t>
      </w:r>
      <w:r w:rsidR="00B97835">
        <w:t xml:space="preserve"> we estimate that </w:t>
      </w:r>
      <w:r w:rsidR="00B97835" w:rsidRPr="00CF6076">
        <w:t>around 42% of BF capacity requires relining before 2030.</w:t>
      </w:r>
      <w:r w:rsidR="00D37FB8" w:rsidRPr="00CA0268">
        <w:t xml:space="preserve"> </w:t>
      </w:r>
      <w:r w:rsidR="00E117AF">
        <w:t>This means that there is significant reinvestment required in the next five years if steel companies want to keep current production levels</w:t>
      </w:r>
      <w:r w:rsidR="006E4EE9">
        <w:t xml:space="preserve"> constant</w:t>
      </w:r>
      <w:r w:rsidR="00E117AF">
        <w:t xml:space="preserve">. </w:t>
      </w:r>
      <w:r w:rsidR="009D1861" w:rsidRPr="00CA0268">
        <w:t xml:space="preserve">This poses a significant carbon lock-in risk if steel companies </w:t>
      </w:r>
      <w:r w:rsidR="00CA0268" w:rsidRPr="00CA0268">
        <w:t>chose</w:t>
      </w:r>
      <w:r w:rsidR="00CA0268">
        <w:t xml:space="preserve"> to reline existing unabated BF capacity</w:t>
      </w:r>
      <w:r w:rsidR="00E117AF">
        <w:t xml:space="preserve"> instead of switching to EAF-based production routes</w:t>
      </w:r>
      <w:r w:rsidR="00CA0268">
        <w:t xml:space="preserve">. </w:t>
      </w:r>
      <w:r w:rsidR="00D37FB8">
        <w:t xml:space="preserve">As for the ten power companies, the share of required reinvestment before 2030 in fossil fuel-based power generating capacity ranges from 2% (Enel) to 32% (Eskom Holdings). </w:t>
      </w:r>
      <w:r w:rsidR="006B44B2" w:rsidRPr="00CF6076">
        <w:t>For the total power company sample</w:t>
      </w:r>
      <w:r w:rsidR="006B44B2">
        <w:t xml:space="preserve">, we estimate that </w:t>
      </w:r>
      <w:r w:rsidR="006B44B2" w:rsidRPr="00CF6076">
        <w:t xml:space="preserve">around 12% of fossil fuel generating capacity will require </w:t>
      </w:r>
      <w:r w:rsidR="006E4EE9">
        <w:t>re</w:t>
      </w:r>
      <w:r w:rsidR="006B44B2" w:rsidRPr="00CF6076">
        <w:t xml:space="preserve">investment before 2030. </w:t>
      </w:r>
      <w:r w:rsidR="00E117AF">
        <w:t xml:space="preserve">This means that power companies face the challenge of retiring early fossil </w:t>
      </w:r>
      <w:r w:rsidR="008F314A">
        <w:t>fuel-based</w:t>
      </w:r>
      <w:r w:rsidR="00E117AF">
        <w:t xml:space="preserve"> plants to switch to renewables </w:t>
      </w:r>
      <w:r w:rsidR="00983C98">
        <w:t>as</w:t>
      </w:r>
      <w:r w:rsidR="00E117AF">
        <w:t xml:space="preserve"> currently operating generation assets</w:t>
      </w:r>
      <w:r w:rsidR="006B44B2" w:rsidRPr="00CF6076">
        <w:t xml:space="preserve"> </w:t>
      </w:r>
      <w:r w:rsidR="00E117AF">
        <w:t xml:space="preserve">have not yet reached the end of their economic lifetime. </w:t>
      </w:r>
    </w:p>
    <w:p w14:paraId="331750F9" w14:textId="652BACAB" w:rsidR="00584712" w:rsidRDefault="005001E9" w:rsidP="005E54BB">
      <w:r w:rsidRPr="00413176">
        <w:rPr>
          <w:bCs/>
          <w:i/>
          <w:iCs/>
        </w:rPr>
        <w:t xml:space="preserve">Fig. </w:t>
      </w:r>
      <w:r w:rsidR="00584712" w:rsidRPr="00413176">
        <w:rPr>
          <w:bCs/>
          <w:i/>
          <w:iCs/>
        </w:rPr>
        <w:t xml:space="preserve">3 </w:t>
      </w:r>
      <w:r w:rsidRPr="00413176">
        <w:rPr>
          <w:bCs/>
        </w:rPr>
        <w:t>demonstrates</w:t>
      </w:r>
      <w:r w:rsidR="00002DA1">
        <w:rPr>
          <w:bCs/>
        </w:rPr>
        <w:t xml:space="preserve"> </w:t>
      </w:r>
      <w:r w:rsidR="001E6879">
        <w:rPr>
          <w:bCs/>
        </w:rPr>
        <w:t xml:space="preserve">companies’ </w:t>
      </w:r>
      <w:r w:rsidR="00002DA1">
        <w:rPr>
          <w:bCs/>
        </w:rPr>
        <w:t>carbon budget overshoot</w:t>
      </w:r>
      <w:r w:rsidR="006E4EE9">
        <w:rPr>
          <w:bCs/>
        </w:rPr>
        <w:t>s</w:t>
      </w:r>
      <w:r w:rsidR="00002DA1">
        <w:rPr>
          <w:bCs/>
        </w:rPr>
        <w:t xml:space="preserve"> </w:t>
      </w:r>
      <w:r w:rsidR="004356F4">
        <w:rPr>
          <w:bCs/>
        </w:rPr>
        <w:t>compared to</w:t>
      </w:r>
      <w:r w:rsidR="00FA6F89">
        <w:rPr>
          <w:bCs/>
        </w:rPr>
        <w:t xml:space="preserve"> </w:t>
      </w:r>
      <w:r w:rsidR="00A729FA">
        <w:rPr>
          <w:bCs/>
        </w:rPr>
        <w:t xml:space="preserve">the </w:t>
      </w:r>
      <w:r w:rsidR="00002DA1">
        <w:rPr>
          <w:bCs/>
        </w:rPr>
        <w:t xml:space="preserve">share of required reinvestment </w:t>
      </w:r>
      <w:r w:rsidR="00CF15AF">
        <w:rPr>
          <w:bCs/>
        </w:rPr>
        <w:t xml:space="preserve">in </w:t>
      </w:r>
      <w:r w:rsidR="00891DE9">
        <w:rPr>
          <w:bCs/>
        </w:rPr>
        <w:t>carbon</w:t>
      </w:r>
      <w:r w:rsidR="004D71D9">
        <w:rPr>
          <w:bCs/>
        </w:rPr>
        <w:t>-intensive</w:t>
      </w:r>
      <w:r w:rsidR="00CF15AF">
        <w:rPr>
          <w:bCs/>
        </w:rPr>
        <w:t xml:space="preserve"> assets </w:t>
      </w:r>
      <w:r w:rsidR="00002DA1">
        <w:rPr>
          <w:bCs/>
        </w:rPr>
        <w:t>before 2030</w:t>
      </w:r>
      <w:r w:rsidR="00FA6F89">
        <w:rPr>
          <w:bCs/>
        </w:rPr>
        <w:t xml:space="preserve">. This shows </w:t>
      </w:r>
      <w:r w:rsidR="00A729FA">
        <w:rPr>
          <w:bCs/>
        </w:rPr>
        <w:t xml:space="preserve">which </w:t>
      </w:r>
      <w:r w:rsidR="00CE3093">
        <w:rPr>
          <w:bCs/>
        </w:rPr>
        <w:t xml:space="preserve">companies with high </w:t>
      </w:r>
      <w:r w:rsidR="006E6F4A">
        <w:rPr>
          <w:bCs/>
        </w:rPr>
        <w:t xml:space="preserve">short-term </w:t>
      </w:r>
      <w:r w:rsidR="00CE3093">
        <w:rPr>
          <w:bCs/>
        </w:rPr>
        <w:t xml:space="preserve">CAPEX requirements have </w:t>
      </w:r>
      <w:r w:rsidR="009D1861">
        <w:rPr>
          <w:bCs/>
        </w:rPr>
        <w:t xml:space="preserve">Paris aligned </w:t>
      </w:r>
      <w:r w:rsidR="00CE3093">
        <w:rPr>
          <w:bCs/>
        </w:rPr>
        <w:t xml:space="preserve">TPs in place </w:t>
      </w:r>
      <w:r w:rsidR="009D1861">
        <w:rPr>
          <w:bCs/>
        </w:rPr>
        <w:t>(or not)</w:t>
      </w:r>
      <w:r w:rsidR="00CE3093">
        <w:rPr>
          <w:bCs/>
        </w:rPr>
        <w:t xml:space="preserve">. </w:t>
      </w:r>
      <w:r w:rsidR="009D1861">
        <w:rPr>
          <w:bCs/>
        </w:rPr>
        <w:t xml:space="preserve">This is a particularly pressing issue among steel sample companies where short-term carbon lock-in risk is significantly higher compared to </w:t>
      </w:r>
      <w:r w:rsidR="00DF74D0">
        <w:rPr>
          <w:bCs/>
        </w:rPr>
        <w:t>our</w:t>
      </w:r>
      <w:r w:rsidR="009D1861">
        <w:rPr>
          <w:bCs/>
        </w:rPr>
        <w:t xml:space="preserve"> power</w:t>
      </w:r>
      <w:r w:rsidR="00686CE0">
        <w:rPr>
          <w:bCs/>
        </w:rPr>
        <w:t xml:space="preserve"> </w:t>
      </w:r>
      <w:r w:rsidR="009D1861">
        <w:rPr>
          <w:bCs/>
        </w:rPr>
        <w:t xml:space="preserve">sample. </w:t>
      </w:r>
      <w:r w:rsidR="0006057E">
        <w:t xml:space="preserve">Companies in the top-right quadrant of </w:t>
      </w:r>
      <w:r w:rsidR="0006057E" w:rsidRPr="00872C27">
        <w:rPr>
          <w:i/>
          <w:iCs/>
        </w:rPr>
        <w:t xml:space="preserve">Fig. </w:t>
      </w:r>
      <w:r w:rsidR="00413176">
        <w:rPr>
          <w:i/>
          <w:iCs/>
        </w:rPr>
        <w:t>3</w:t>
      </w:r>
      <w:r w:rsidR="0006057E">
        <w:rPr>
          <w:i/>
          <w:iCs/>
        </w:rPr>
        <w:t>b</w:t>
      </w:r>
      <w:r w:rsidR="0006057E">
        <w:t xml:space="preserve"> tend to have substantial CAPEX requirements before 2030 to either reinvest in BF based steel production or invest in switching production technology but did not disclose Paris aligned TPs. </w:t>
      </w:r>
      <w:r w:rsidR="00CF15AF">
        <w:t xml:space="preserve">Among those six steel companies with larger than 30% share of BF capacity requiring relining before 2030, only two companies (ArcelorMittal and POSCO) disclosed TPs that lead to a </w:t>
      </w:r>
      <w:r w:rsidR="006E4EE9">
        <w:t xml:space="preserve">relatively </w:t>
      </w:r>
      <w:r w:rsidR="00CF15AF">
        <w:t>significant reduction in estimated cumulative emissions between 2020-2050 (with 11.4% and 33.8% respectively), even though both TPs are not aligned with any of the selected NGFS scenarios (</w:t>
      </w:r>
      <w:r w:rsidR="00CF15AF" w:rsidRPr="00CF15AF">
        <w:rPr>
          <w:i/>
          <w:iCs/>
        </w:rPr>
        <w:t>Table 2</w:t>
      </w:r>
      <w:r w:rsidR="00CF15AF">
        <w:t xml:space="preserve">). </w:t>
      </w:r>
      <w:r w:rsidR="00C51784">
        <w:t xml:space="preserve">Of </w:t>
      </w:r>
      <w:r w:rsidR="00942517">
        <w:t>all</w:t>
      </w:r>
      <w:r w:rsidR="00C51784">
        <w:t xml:space="preserve"> steel companies in our sample, </w:t>
      </w:r>
      <w:r w:rsidR="00985C70">
        <w:t xml:space="preserve">Nippon Steel has the highest estimated share of BF capacity </w:t>
      </w:r>
      <w:r w:rsidR="00985C70" w:rsidRPr="00B7461A">
        <w:t xml:space="preserve">requiring relining before 2030 (67.3%) while its Stated TP trajectory only results in </w:t>
      </w:r>
      <w:r w:rsidR="00CA0268" w:rsidRPr="00B7461A">
        <w:t>~2</w:t>
      </w:r>
      <w:r w:rsidR="00985C70" w:rsidRPr="00B7461A">
        <w:t>% less cumulative CO</w:t>
      </w:r>
      <w:r w:rsidR="00985C70" w:rsidRPr="00B7461A">
        <w:rPr>
          <w:vertAlign w:val="subscript"/>
        </w:rPr>
        <w:t>2</w:t>
      </w:r>
      <w:r w:rsidR="00985C70" w:rsidRPr="00B7461A">
        <w:t xml:space="preserve"> emissions </w:t>
      </w:r>
      <w:r w:rsidR="00CA0268" w:rsidRPr="00B7461A">
        <w:t xml:space="preserve">(2020-2050) </w:t>
      </w:r>
      <w:r w:rsidR="00985C70" w:rsidRPr="00B7461A">
        <w:t>than its BAU trajectory.</w:t>
      </w:r>
      <w:r w:rsidR="00B7461A">
        <w:t xml:space="preserve"> </w:t>
      </w:r>
      <w:r w:rsidR="00251343" w:rsidRPr="00B7461A">
        <w:t xml:space="preserve">As CAPEX requirements for switching from BF-BOF to DRI-EAF based production tend to be substantially </w:t>
      </w:r>
      <w:r w:rsidR="00942517" w:rsidRPr="00B7461A">
        <w:t xml:space="preserve">higher </w:t>
      </w:r>
      <w:r w:rsidR="00251343" w:rsidRPr="00B7461A">
        <w:t xml:space="preserve">than relining existing BF capacity </w:t>
      </w:r>
      <w:r w:rsidR="003B12D9" w:rsidRPr="00B7461A">
        <w:t>(</w:t>
      </w:r>
      <w:r w:rsidR="007B20DB" w:rsidRPr="00B7461A">
        <w:t xml:space="preserve">at 48 EUR/t crude steel capacity for </w:t>
      </w:r>
      <w:r w:rsidR="003B12D9" w:rsidRPr="00B7461A">
        <w:t xml:space="preserve">BF relining </w:t>
      </w:r>
      <w:r w:rsidR="00251343" w:rsidRPr="00B7461A">
        <w:t xml:space="preserve">versus </w:t>
      </w:r>
      <w:r w:rsidR="007B20DB" w:rsidRPr="00B7461A">
        <w:t xml:space="preserve">574 EUR/t crude steel capacity </w:t>
      </w:r>
      <w:r w:rsidR="003B12D9" w:rsidRPr="00B7461A">
        <w:t>for</w:t>
      </w:r>
      <w:r w:rsidR="003F0A75" w:rsidRPr="00B7461A">
        <w:t xml:space="preserve"> a</w:t>
      </w:r>
      <w:r w:rsidR="003B12D9" w:rsidRPr="00B7461A">
        <w:t xml:space="preserve"> </w:t>
      </w:r>
      <w:r w:rsidR="002A30AB" w:rsidRPr="00B7461A">
        <w:t xml:space="preserve">greenfield </w:t>
      </w:r>
      <w:r w:rsidR="007B20DB" w:rsidRPr="00B7461A">
        <w:t>H2-</w:t>
      </w:r>
      <w:r w:rsidR="00942517" w:rsidRPr="00B7461A">
        <w:t xml:space="preserve">DRI-EAF </w:t>
      </w:r>
      <w:r w:rsidR="003B12D9" w:rsidRPr="00B7461A">
        <w:t>steel plant</w:t>
      </w:r>
      <w:r w:rsidR="007B20DB" w:rsidRPr="00B7461A">
        <w:fldChar w:fldCharType="begin" w:fldLock="1"/>
      </w:r>
      <w:r w:rsidR="006203E8">
        <w:instrText>ADDIN CSL_CITATION {"citationItems":[{"id":"ITEM-1","itemData":{"DOI":"10.1016/j.jclepro.2018.08.279","ISSN":"09596526","abstract":"Climate policy objectives require zero emissions across all sectors including steelmaking. The fundamental process changes needed for reaching this target are yet relatively unexplored. In this paper, we propose and assess a potential design for a fossil-free steelmaking process based on direct reduction of iron ore with hydrogen. We show that hydrogen direct reduction steelmaking needs 3.48 MWh of electricity per tonne of liquid steel, mainly for the electrolyser hydrogen production. If renewable electricity is used the process will have essentially zero emissions. Total production costs are in the range of 361–640 EUR per tonne of steel, and are highly sensitive to the electricity price and the amount of scrap used. Hydrogen direct reduction becomes cost competitive with an integrated steel plant at a carbon price of 34–68 EUR per tonne CO2 and electricity costs of 40 EUR/MWh. A key feature of the process is flexibility in production and electricity demand, which allows for grid balancing through storage of hydrogen and hot-briquetted iron, or variations in the share of scrap used.","author":[{"dropping-particle":"","family":"Vogl","given":"Valentin","non-dropping-particle":"","parse-names":false,"suffix":""},{"dropping-particle":"","family":"Åhman","given":"Max","non-dropping-particle":"","parse-names":false,"suffix":""},{"dropping-particle":"","family":"Nilsson","given":"Lars J.","non-dropping-particle":"","parse-names":false,"suffix":""}],"container-title":"Journal of Cleaner Production","id":"ITEM-1","issued":{"date-parts":[["2018"]]},"page":"736-745","publisher":"Elsevier Ltd","title":"Assessment of hydrogen direct reduction for fossil-free steelmaking","type":"article-journal","volume":"203"},"uris":["http://www.mendeley.com/documents/?uuid=5f99bbe1-a6d9-4d5e-9ad1-823d76723d51"]},{"id":"ITEM-2","itemData":{"author":[{"dropping-particle":"","family":"IEAGHG","given":"","non-dropping-particle":"","parse-names":false,"suffix":""}],"id":"ITEM-2","issued":{"date-parts":[["2013"]]},"title":"Iron and Steel CCS Study (Techno-economics Integrated Steel Mill)","type":"article-journal"},"uris":["http://www.mendeley.com/documents/?uuid=84f78896-f707-463e-a8be-44b196867797"]}],"mendeley":{"formattedCitation":"&lt;sup&gt;39,45&lt;/sup&gt;","plainTextFormattedCitation":"39,45","previouslyFormattedCitation":"&lt;sup&gt;38,44&lt;/sup&gt;"},"properties":{"noteIndex":0},"schema":"https://github.com/citation-style-language/schema/raw/master/csl-citation.json"}</w:instrText>
      </w:r>
      <w:r w:rsidR="007B20DB" w:rsidRPr="00B7461A">
        <w:fldChar w:fldCharType="separate"/>
      </w:r>
      <w:r w:rsidR="006203E8" w:rsidRPr="006203E8">
        <w:rPr>
          <w:noProof/>
          <w:vertAlign w:val="superscript"/>
        </w:rPr>
        <w:t>39,45</w:t>
      </w:r>
      <w:r w:rsidR="007B20DB" w:rsidRPr="00B7461A">
        <w:fldChar w:fldCharType="end"/>
      </w:r>
      <w:r w:rsidR="00251343" w:rsidRPr="00B7461A">
        <w:t xml:space="preserve">), there </w:t>
      </w:r>
      <w:r w:rsidR="003B12D9" w:rsidRPr="00B7461A">
        <w:t>are strong</w:t>
      </w:r>
      <w:r w:rsidR="00872C27" w:rsidRPr="00B7461A">
        <w:t xml:space="preserve"> economic </w:t>
      </w:r>
      <w:r w:rsidR="00251343" w:rsidRPr="00B7461A">
        <w:t>incentive</w:t>
      </w:r>
      <w:r w:rsidR="003B12D9" w:rsidRPr="00B7461A">
        <w:t>s</w:t>
      </w:r>
      <w:r w:rsidR="00251343" w:rsidRPr="00B7461A">
        <w:t xml:space="preserve"> for th</w:t>
      </w:r>
      <w:r w:rsidR="007B20DB" w:rsidRPr="00B7461A">
        <w:t>e</w:t>
      </w:r>
      <w:r w:rsidR="00251343" w:rsidRPr="00B7461A">
        <w:t xml:space="preserve">se steel producers to prolong the operation of </w:t>
      </w:r>
      <w:r w:rsidR="004E6987" w:rsidRPr="00B7461A">
        <w:t xml:space="preserve">profitable </w:t>
      </w:r>
      <w:r w:rsidR="00251343" w:rsidRPr="00B7461A">
        <w:t>BF assets</w:t>
      </w:r>
      <w:r w:rsidR="006E4EE9" w:rsidRPr="00B7461A">
        <w:t xml:space="preserve"> for as long as possible</w:t>
      </w:r>
      <w:r w:rsidR="0030561B" w:rsidRPr="00B7461A">
        <w:t>.</w:t>
      </w:r>
      <w:r w:rsidR="0030561B">
        <w:t xml:space="preserve"> The </w:t>
      </w:r>
      <w:r w:rsidR="00334D60">
        <w:t xml:space="preserve">absence of Paris-aligned TPs </w:t>
      </w:r>
      <w:r w:rsidR="0030561B">
        <w:t xml:space="preserve">might </w:t>
      </w:r>
      <w:r w:rsidR="00334D60">
        <w:t xml:space="preserve">make it </w:t>
      </w:r>
      <w:r w:rsidR="00584089">
        <w:t xml:space="preserve">even </w:t>
      </w:r>
      <w:r w:rsidR="00334D60">
        <w:t xml:space="preserve">more likely that </w:t>
      </w:r>
      <w:r w:rsidR="006E4EE9">
        <w:t xml:space="preserve">these </w:t>
      </w:r>
      <w:r w:rsidR="00334D60">
        <w:t xml:space="preserve">companies will reinvest in existing carbon intensive assets. </w:t>
      </w:r>
      <w:r w:rsidR="00985C70">
        <w:t xml:space="preserve">In contrast, </w:t>
      </w:r>
      <w:r w:rsidR="00872C27">
        <w:t>companies in the bottom-</w:t>
      </w:r>
      <w:r w:rsidR="00872C27">
        <w:lastRenderedPageBreak/>
        <w:t xml:space="preserve">left quadrant tend to have less CAPEX requirements before 2030 to reinvest in BF based steel production and disclose Paris aligned TPs. For instance, </w:t>
      </w:r>
      <w:r w:rsidR="00985C70">
        <w:t>SSAB has no BF capacity requiring relining before 2030 and at the same time an ambitious TP that outlines the complete transformation of currently operated BF-BOF based steel production to sc</w:t>
      </w:r>
      <w:r w:rsidR="00D26EA4">
        <w:t>ra</w:t>
      </w:r>
      <w:r w:rsidR="00985C70">
        <w:t xml:space="preserve">p-EAF and H2-DRI-EAF based production by 2029. </w:t>
      </w:r>
    </w:p>
    <w:p w14:paraId="4E88415A" w14:textId="77777777" w:rsidR="00175D41" w:rsidRDefault="00175D41" w:rsidP="003A5846">
      <w:pPr>
        <w:ind w:firstLine="0"/>
        <w:rPr>
          <w:b/>
          <w:bCs/>
        </w:rPr>
      </w:pPr>
    </w:p>
    <w:p w14:paraId="7AEA0760" w14:textId="5EB34998" w:rsidR="00EA63EA" w:rsidRDefault="0014069B" w:rsidP="00840C96">
      <w:pPr>
        <w:ind w:firstLine="0"/>
        <w:jc w:val="left"/>
        <w:rPr>
          <w:b/>
          <w:bCs/>
        </w:rPr>
      </w:pPr>
      <w:r>
        <w:rPr>
          <w:b/>
          <w:bCs/>
        </w:rPr>
        <w:t>(</w:t>
      </w:r>
      <w:r w:rsidR="00872C27">
        <w:rPr>
          <w:b/>
          <w:bCs/>
        </w:rPr>
        <w:t>a</w:t>
      </w:r>
      <w:r>
        <w:rPr>
          <w:b/>
          <w:bCs/>
        </w:rPr>
        <w:t>)</w:t>
      </w:r>
      <w:r w:rsidR="00840C96">
        <w:rPr>
          <w:b/>
          <w:bCs/>
        </w:rPr>
        <w:tab/>
      </w:r>
      <w:r w:rsidR="00840C96">
        <w:rPr>
          <w:b/>
          <w:bCs/>
        </w:rPr>
        <w:tab/>
      </w:r>
      <w:r w:rsidR="00612A8C">
        <w:rPr>
          <w:b/>
          <w:bCs/>
        </w:rPr>
        <w:t xml:space="preserve">       </w:t>
      </w:r>
      <w:r w:rsidR="004706D1">
        <w:rPr>
          <w:b/>
          <w:bCs/>
        </w:rPr>
        <w:t>Power</w:t>
      </w:r>
      <w:r w:rsidR="00840C96">
        <w:rPr>
          <w:b/>
          <w:bCs/>
        </w:rPr>
        <w:tab/>
      </w:r>
      <w:r w:rsidR="00840C96">
        <w:rPr>
          <w:b/>
          <w:bCs/>
        </w:rPr>
        <w:tab/>
      </w:r>
      <w:r w:rsidR="00840C96">
        <w:rPr>
          <w:b/>
          <w:bCs/>
        </w:rPr>
        <w:tab/>
      </w:r>
      <w:r w:rsidR="00840C96">
        <w:rPr>
          <w:b/>
          <w:bCs/>
        </w:rPr>
        <w:tab/>
      </w:r>
      <w:r>
        <w:rPr>
          <w:b/>
          <w:bCs/>
        </w:rPr>
        <w:t>(</w:t>
      </w:r>
      <w:r w:rsidR="00840C96">
        <w:rPr>
          <w:b/>
          <w:bCs/>
        </w:rPr>
        <w:t>b</w:t>
      </w:r>
      <w:r>
        <w:rPr>
          <w:b/>
          <w:bCs/>
        </w:rPr>
        <w:t>)</w:t>
      </w:r>
      <w:r w:rsidR="004706D1">
        <w:rPr>
          <w:b/>
          <w:bCs/>
        </w:rPr>
        <w:t xml:space="preserve">                            Steel             </w:t>
      </w:r>
    </w:p>
    <w:p w14:paraId="5A9DF97E" w14:textId="46FE5CBB" w:rsidR="00712458" w:rsidRDefault="00EA63EA" w:rsidP="00840C96">
      <w:pPr>
        <w:ind w:firstLine="0"/>
        <w:jc w:val="left"/>
        <w:rPr>
          <w:b/>
          <w:bCs/>
        </w:rPr>
      </w:pPr>
      <w:r>
        <w:rPr>
          <w:bCs/>
          <w:noProof/>
        </w:rPr>
        <w:drawing>
          <wp:anchor distT="0" distB="0" distL="114300" distR="114300" simplePos="0" relativeHeight="251658241" behindDoc="0" locked="0" layoutInCell="1" allowOverlap="1" wp14:anchorId="64AF0B31" wp14:editId="3A07A4BD">
            <wp:simplePos x="0" y="0"/>
            <wp:positionH relativeFrom="margin">
              <wp:posOffset>3168015</wp:posOffset>
            </wp:positionH>
            <wp:positionV relativeFrom="paragraph">
              <wp:posOffset>172882</wp:posOffset>
            </wp:positionV>
            <wp:extent cx="2743200" cy="2743200"/>
            <wp:effectExtent l="0" t="0" r="0" b="0"/>
            <wp:wrapSquare wrapText="bothSides"/>
            <wp:docPr id="16449157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15761" name="Picture 164491576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43200" cy="2743200"/>
                    </a:xfrm>
                    <a:prstGeom prst="rect">
                      <a:avLst/>
                    </a:prstGeom>
                  </pic:spPr>
                </pic:pic>
              </a:graphicData>
            </a:graphic>
            <wp14:sizeRelH relativeFrom="page">
              <wp14:pctWidth>0</wp14:pctWidth>
            </wp14:sizeRelH>
            <wp14:sizeRelV relativeFrom="page">
              <wp14:pctHeight>0</wp14:pctHeight>
            </wp14:sizeRelV>
          </wp:anchor>
        </w:drawing>
      </w:r>
      <w:r w:rsidR="004706D1">
        <w:rPr>
          <w:b/>
          <w:bCs/>
        </w:rPr>
        <w:t xml:space="preserve">      </w:t>
      </w:r>
    </w:p>
    <w:p w14:paraId="5FAF6AB1" w14:textId="56C4625D" w:rsidR="00842CD3" w:rsidRDefault="00A25FAB" w:rsidP="00AB3D2E">
      <w:pPr>
        <w:ind w:firstLine="0"/>
        <w:jc w:val="left"/>
        <w:rPr>
          <w:bCs/>
        </w:rPr>
      </w:pPr>
      <w:r w:rsidRPr="00B651B0">
        <w:rPr>
          <w:b/>
          <w:bCs/>
          <w:noProof/>
        </w:rPr>
        <w:drawing>
          <wp:anchor distT="0" distB="0" distL="114300" distR="114300" simplePos="0" relativeHeight="251658242" behindDoc="0" locked="0" layoutInCell="1" allowOverlap="1" wp14:anchorId="0DD306A2" wp14:editId="79CFF1BC">
            <wp:simplePos x="0" y="0"/>
            <wp:positionH relativeFrom="margin">
              <wp:posOffset>4744720</wp:posOffset>
            </wp:positionH>
            <wp:positionV relativeFrom="paragraph">
              <wp:posOffset>312420</wp:posOffset>
            </wp:positionV>
            <wp:extent cx="1346200" cy="522605"/>
            <wp:effectExtent l="0" t="0" r="6350" b="0"/>
            <wp:wrapNone/>
            <wp:docPr id="261109438" name="Picture 1" descr="A close-up of a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109438" name="Picture 1" descr="A close-up of a black tex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346200" cy="522605"/>
                    </a:xfrm>
                    <a:prstGeom prst="rect">
                      <a:avLst/>
                    </a:prstGeom>
                  </pic:spPr>
                </pic:pic>
              </a:graphicData>
            </a:graphic>
            <wp14:sizeRelH relativeFrom="page">
              <wp14:pctWidth>0</wp14:pctWidth>
            </wp14:sizeRelH>
            <wp14:sizeRelV relativeFrom="page">
              <wp14:pctHeight>0</wp14:pctHeight>
            </wp14:sizeRelV>
          </wp:anchor>
        </w:drawing>
      </w:r>
      <w:r w:rsidR="00EA63EA" w:rsidRPr="00EA63EA">
        <w:t xml:space="preserve"> </w:t>
      </w:r>
      <w:r w:rsidR="00EA63EA">
        <w:rPr>
          <w:noProof/>
        </w:rPr>
        <w:drawing>
          <wp:inline distT="0" distB="0" distL="0" distR="0" wp14:anchorId="4724563C" wp14:editId="5247B4A9">
            <wp:extent cx="2743200" cy="2743200"/>
            <wp:effectExtent l="0" t="0" r="0" b="0"/>
            <wp:docPr id="2034467405" name="Picture 2" descr="A graph of budget overho shoo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67405" name="Picture 2" descr="A graph of budget overho shoot&#10;&#10;Description automatically generated with medium confidenc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inline>
        </w:drawing>
      </w:r>
    </w:p>
    <w:p w14:paraId="4AF8C325" w14:textId="77777777" w:rsidR="001E768E" w:rsidRDefault="001E768E" w:rsidP="00796578">
      <w:pPr>
        <w:ind w:firstLine="0"/>
        <w:rPr>
          <w:b/>
          <w:sz w:val="20"/>
          <w:szCs w:val="20"/>
        </w:rPr>
      </w:pPr>
    </w:p>
    <w:p w14:paraId="6CF7314E" w14:textId="77777777" w:rsidR="001E0462" w:rsidRDefault="001E0462" w:rsidP="00796578">
      <w:pPr>
        <w:ind w:firstLine="0"/>
        <w:rPr>
          <w:b/>
          <w:sz w:val="20"/>
          <w:szCs w:val="20"/>
        </w:rPr>
      </w:pPr>
    </w:p>
    <w:p w14:paraId="2CCA25E2" w14:textId="2E1C1ED4" w:rsidR="00796578" w:rsidRPr="00796578" w:rsidRDefault="004735B9" w:rsidP="00796578">
      <w:pPr>
        <w:ind w:firstLine="0"/>
        <w:rPr>
          <w:b/>
          <w:bCs/>
          <w:i/>
          <w:iCs/>
          <w:sz w:val="20"/>
          <w:szCs w:val="20"/>
          <w:lang w:val="en-GB"/>
        </w:rPr>
      </w:pPr>
      <w:r w:rsidRPr="00413176">
        <w:rPr>
          <w:b/>
          <w:sz w:val="20"/>
          <w:szCs w:val="20"/>
        </w:rPr>
        <w:t xml:space="preserve">Fig. </w:t>
      </w:r>
      <w:r w:rsidR="00584712" w:rsidRPr="00413176">
        <w:rPr>
          <w:b/>
          <w:sz w:val="20"/>
          <w:szCs w:val="20"/>
        </w:rPr>
        <w:t>3</w:t>
      </w:r>
      <w:r w:rsidRPr="00413176">
        <w:rPr>
          <w:bCs/>
          <w:sz w:val="20"/>
          <w:szCs w:val="20"/>
        </w:rPr>
        <w:t xml:space="preserve"> |</w:t>
      </w:r>
      <w:r>
        <w:rPr>
          <w:bCs/>
          <w:sz w:val="20"/>
          <w:szCs w:val="20"/>
        </w:rPr>
        <w:t xml:space="preserve"> </w:t>
      </w:r>
      <w:r w:rsidR="00872C27" w:rsidRPr="00872C27">
        <w:rPr>
          <w:b/>
          <w:sz w:val="20"/>
          <w:szCs w:val="20"/>
        </w:rPr>
        <w:t>Metrics to assess carbon lock-in risk and alignment</w:t>
      </w:r>
      <w:r w:rsidR="00872C27">
        <w:rPr>
          <w:b/>
          <w:sz w:val="20"/>
          <w:szCs w:val="20"/>
        </w:rPr>
        <w:t xml:space="preserve"> in power and steel</w:t>
      </w:r>
      <w:r w:rsidR="00C7513E">
        <w:rPr>
          <w:b/>
          <w:sz w:val="20"/>
          <w:szCs w:val="20"/>
        </w:rPr>
        <w:t xml:space="preserve"> under three </w:t>
      </w:r>
      <w:r w:rsidR="00C14F22">
        <w:rPr>
          <w:b/>
          <w:sz w:val="20"/>
          <w:szCs w:val="20"/>
        </w:rPr>
        <w:t xml:space="preserve">Net Zero 2050 </w:t>
      </w:r>
      <w:r w:rsidR="00C7513E">
        <w:rPr>
          <w:b/>
          <w:sz w:val="20"/>
          <w:szCs w:val="20"/>
        </w:rPr>
        <w:t>NGFS scenarios</w:t>
      </w:r>
      <w:r w:rsidR="00C14F22">
        <w:rPr>
          <w:b/>
          <w:sz w:val="20"/>
          <w:szCs w:val="20"/>
        </w:rPr>
        <w:t xml:space="preserve"> </w:t>
      </w:r>
      <w:r w:rsidR="00BA2AB5">
        <w:rPr>
          <w:b/>
          <w:sz w:val="20"/>
          <w:szCs w:val="20"/>
        </w:rPr>
        <w:t xml:space="preserve">taking </w:t>
      </w:r>
      <w:r w:rsidR="00C14F22">
        <w:rPr>
          <w:b/>
          <w:sz w:val="20"/>
          <w:szCs w:val="20"/>
        </w:rPr>
        <w:t>TP</w:t>
      </w:r>
      <w:r w:rsidR="00BA2AB5">
        <w:rPr>
          <w:b/>
          <w:sz w:val="20"/>
          <w:szCs w:val="20"/>
        </w:rPr>
        <w:t>s into account</w:t>
      </w:r>
      <w:r w:rsidR="00872C27" w:rsidRPr="00872C27">
        <w:rPr>
          <w:b/>
          <w:sz w:val="20"/>
          <w:szCs w:val="20"/>
        </w:rPr>
        <w:t>.</w:t>
      </w:r>
      <w:r w:rsidR="00872C27" w:rsidRPr="006F51A1">
        <w:rPr>
          <w:b/>
          <w:bCs/>
        </w:rPr>
        <w:t xml:space="preserve"> </w:t>
      </w:r>
      <w:r>
        <w:rPr>
          <w:bCs/>
          <w:sz w:val="20"/>
          <w:szCs w:val="20"/>
        </w:rPr>
        <w:t xml:space="preserve">Panel </w:t>
      </w:r>
      <w:r w:rsidRPr="00E6761A">
        <w:rPr>
          <w:b/>
          <w:sz w:val="20"/>
          <w:szCs w:val="20"/>
        </w:rPr>
        <w:t>a</w:t>
      </w:r>
      <w:r>
        <w:rPr>
          <w:bCs/>
          <w:sz w:val="20"/>
          <w:szCs w:val="20"/>
        </w:rPr>
        <w:t xml:space="preserve"> shows </w:t>
      </w:r>
      <w:r w:rsidR="003F6874">
        <w:rPr>
          <w:bCs/>
          <w:sz w:val="20"/>
          <w:szCs w:val="20"/>
        </w:rPr>
        <w:t>for all power companies the estimated s</w:t>
      </w:r>
      <w:r w:rsidR="003F6874" w:rsidRPr="003F6874">
        <w:rPr>
          <w:bCs/>
          <w:sz w:val="20"/>
          <w:szCs w:val="20"/>
        </w:rPr>
        <w:t xml:space="preserve">hare of </w:t>
      </w:r>
      <w:r w:rsidR="003F6874">
        <w:rPr>
          <w:bCs/>
          <w:sz w:val="20"/>
          <w:szCs w:val="20"/>
        </w:rPr>
        <w:t xml:space="preserve">fossil fuel based generating capacity </w:t>
      </w:r>
      <w:r w:rsidR="003F6874" w:rsidRPr="003F6874">
        <w:rPr>
          <w:bCs/>
          <w:sz w:val="20"/>
          <w:szCs w:val="20"/>
        </w:rPr>
        <w:t>requiring reinvestment before 2030 and carbon budget overshoot</w:t>
      </w:r>
      <w:r w:rsidR="003F6874">
        <w:rPr>
          <w:bCs/>
          <w:sz w:val="20"/>
          <w:szCs w:val="20"/>
        </w:rPr>
        <w:t xml:space="preserve"> </w:t>
      </w:r>
      <w:r w:rsidR="003F6874" w:rsidRPr="003F6874">
        <w:rPr>
          <w:bCs/>
          <w:sz w:val="20"/>
          <w:szCs w:val="20"/>
        </w:rPr>
        <w:t xml:space="preserve">based on cumulative emissions 2020-2050 compared to the sectoral carbon budgets under </w:t>
      </w:r>
      <w:r w:rsidR="00C14F22">
        <w:rPr>
          <w:bCs/>
          <w:sz w:val="20"/>
          <w:szCs w:val="20"/>
        </w:rPr>
        <w:t xml:space="preserve">three Net Zero 2050 </w:t>
      </w:r>
      <w:r w:rsidR="003F6874" w:rsidRPr="003F6874">
        <w:rPr>
          <w:bCs/>
          <w:sz w:val="20"/>
          <w:szCs w:val="20"/>
        </w:rPr>
        <w:t>NGFS scenarios</w:t>
      </w:r>
      <w:r w:rsidR="00C14F22">
        <w:rPr>
          <w:bCs/>
          <w:sz w:val="20"/>
          <w:szCs w:val="20"/>
        </w:rPr>
        <w:t xml:space="preserve"> </w:t>
      </w:r>
      <w:r w:rsidR="00BA2AB5">
        <w:rPr>
          <w:bCs/>
          <w:sz w:val="20"/>
          <w:szCs w:val="20"/>
        </w:rPr>
        <w:t>and taking</w:t>
      </w:r>
      <w:r w:rsidR="00C14F22">
        <w:rPr>
          <w:bCs/>
          <w:sz w:val="20"/>
          <w:szCs w:val="20"/>
        </w:rPr>
        <w:t xml:space="preserve"> TP</w:t>
      </w:r>
      <w:r w:rsidR="00BA2AB5">
        <w:rPr>
          <w:bCs/>
          <w:sz w:val="20"/>
          <w:szCs w:val="20"/>
        </w:rPr>
        <w:t>s into account</w:t>
      </w:r>
      <w:r w:rsidR="003F6874" w:rsidRPr="003F6874">
        <w:rPr>
          <w:bCs/>
          <w:sz w:val="20"/>
          <w:szCs w:val="20"/>
        </w:rPr>
        <w:t xml:space="preserve">. </w:t>
      </w:r>
      <w:r w:rsidR="003F6874">
        <w:rPr>
          <w:bCs/>
          <w:sz w:val="20"/>
          <w:szCs w:val="20"/>
        </w:rPr>
        <w:t xml:space="preserve">The dotted line </w:t>
      </w:r>
      <w:r w:rsidR="002213B3">
        <w:rPr>
          <w:bCs/>
          <w:sz w:val="20"/>
          <w:szCs w:val="20"/>
        </w:rPr>
        <w:t xml:space="preserve">of the reinvestment metric is 15% representing the expected average reinvestment required before 2030 based on the average economic lifetime of 40 years (i.e., 6/40 = 15%). Panel </w:t>
      </w:r>
      <w:r w:rsidR="002213B3">
        <w:rPr>
          <w:b/>
          <w:sz w:val="20"/>
          <w:szCs w:val="20"/>
        </w:rPr>
        <w:t>b</w:t>
      </w:r>
      <w:r w:rsidR="002213B3">
        <w:rPr>
          <w:bCs/>
          <w:sz w:val="20"/>
          <w:szCs w:val="20"/>
        </w:rPr>
        <w:t xml:space="preserve"> shows for all steel companies the estimated s</w:t>
      </w:r>
      <w:r w:rsidR="002213B3" w:rsidRPr="003F6874">
        <w:rPr>
          <w:bCs/>
          <w:sz w:val="20"/>
          <w:szCs w:val="20"/>
        </w:rPr>
        <w:t xml:space="preserve">hare of </w:t>
      </w:r>
      <w:r w:rsidR="002213B3">
        <w:rPr>
          <w:bCs/>
          <w:sz w:val="20"/>
          <w:szCs w:val="20"/>
        </w:rPr>
        <w:t xml:space="preserve">BF capacity </w:t>
      </w:r>
      <w:r w:rsidR="002213B3" w:rsidRPr="003F6874">
        <w:rPr>
          <w:bCs/>
          <w:sz w:val="20"/>
          <w:szCs w:val="20"/>
        </w:rPr>
        <w:t>requiring re</w:t>
      </w:r>
      <w:r w:rsidR="002213B3">
        <w:rPr>
          <w:bCs/>
          <w:sz w:val="20"/>
          <w:szCs w:val="20"/>
        </w:rPr>
        <w:t xml:space="preserve">lining </w:t>
      </w:r>
      <w:r w:rsidR="002213B3" w:rsidRPr="003F6874">
        <w:rPr>
          <w:bCs/>
          <w:sz w:val="20"/>
          <w:szCs w:val="20"/>
        </w:rPr>
        <w:t>before 2030 and carbon budget overshoot</w:t>
      </w:r>
      <w:r w:rsidR="002213B3">
        <w:rPr>
          <w:bCs/>
          <w:sz w:val="20"/>
          <w:szCs w:val="20"/>
        </w:rPr>
        <w:t xml:space="preserve"> </w:t>
      </w:r>
      <w:r w:rsidR="002213B3" w:rsidRPr="003F6874">
        <w:rPr>
          <w:bCs/>
          <w:sz w:val="20"/>
          <w:szCs w:val="20"/>
        </w:rPr>
        <w:t>based on cumulative emissions 2020-2050 compared to the sectoral carbon budgets under NGFS scenarios.</w:t>
      </w:r>
      <w:r w:rsidR="002213B3" w:rsidRPr="002213B3">
        <w:rPr>
          <w:bCs/>
          <w:sz w:val="20"/>
          <w:szCs w:val="20"/>
        </w:rPr>
        <w:t xml:space="preserve"> </w:t>
      </w:r>
      <w:r w:rsidR="002213B3">
        <w:rPr>
          <w:bCs/>
          <w:sz w:val="20"/>
          <w:szCs w:val="20"/>
        </w:rPr>
        <w:t>The dotted line of the reinvestment metric is 30% representing the expected average reinvestment required before 2030 based on the average economic lifetime of 20 years (i.e., 6/20 = 30%).</w:t>
      </w:r>
      <w:r w:rsidR="00C7513E">
        <w:rPr>
          <w:bCs/>
          <w:sz w:val="20"/>
          <w:szCs w:val="20"/>
        </w:rPr>
        <w:t xml:space="preserve"> </w:t>
      </w:r>
      <w:r w:rsidR="00C87DAE">
        <w:rPr>
          <w:bCs/>
          <w:sz w:val="20"/>
          <w:szCs w:val="20"/>
        </w:rPr>
        <w:t xml:space="preserve"> </w:t>
      </w:r>
      <w:r w:rsidR="004B67CC" w:rsidRPr="00C456C9">
        <w:rPr>
          <w:i/>
          <w:iCs/>
          <w:sz w:val="20"/>
          <w:szCs w:val="20"/>
          <w:lang w:val="en-GB"/>
        </w:rPr>
        <w:t>Panel a: 1=</w:t>
      </w:r>
      <w:r w:rsidR="00C6326D" w:rsidRPr="00C456C9">
        <w:rPr>
          <w:i/>
          <w:iCs/>
          <w:sz w:val="20"/>
          <w:szCs w:val="20"/>
          <w:lang w:val="en-GB"/>
        </w:rPr>
        <w:t xml:space="preserve">Electricite de France S.A., 2 = Enel SpA, 3= Korea Elec. Power Co., 4=NTPC </w:t>
      </w:r>
      <w:r w:rsidR="004D12BE" w:rsidRPr="00C456C9">
        <w:rPr>
          <w:i/>
          <w:iCs/>
          <w:sz w:val="20"/>
          <w:szCs w:val="20"/>
          <w:lang w:val="en-GB"/>
        </w:rPr>
        <w:t>, 5=</w:t>
      </w:r>
      <w:r w:rsidR="00C6326D" w:rsidRPr="00C456C9">
        <w:rPr>
          <w:i/>
          <w:iCs/>
          <w:sz w:val="20"/>
          <w:szCs w:val="20"/>
          <w:lang w:val="en-GB"/>
        </w:rPr>
        <w:t>Iberdrola S.A.</w:t>
      </w:r>
      <w:r w:rsidR="004D12BE" w:rsidRPr="00C456C9">
        <w:rPr>
          <w:i/>
          <w:iCs/>
          <w:sz w:val="20"/>
          <w:szCs w:val="20"/>
          <w:lang w:val="en-GB"/>
        </w:rPr>
        <w:t>, 6=</w:t>
      </w:r>
      <w:r w:rsidR="00C6326D" w:rsidRPr="00C456C9">
        <w:rPr>
          <w:i/>
          <w:iCs/>
          <w:sz w:val="20"/>
          <w:szCs w:val="20"/>
          <w:lang w:val="en-GB"/>
        </w:rPr>
        <w:t>Engie SA</w:t>
      </w:r>
      <w:r w:rsidR="004D12BE" w:rsidRPr="00C456C9">
        <w:rPr>
          <w:i/>
          <w:iCs/>
          <w:sz w:val="20"/>
          <w:szCs w:val="20"/>
          <w:lang w:val="en-GB"/>
        </w:rPr>
        <w:t>, 7=</w:t>
      </w:r>
      <w:r w:rsidR="00C6326D" w:rsidRPr="00C456C9">
        <w:rPr>
          <w:i/>
          <w:iCs/>
          <w:sz w:val="20"/>
          <w:szCs w:val="20"/>
          <w:lang w:val="en-GB"/>
        </w:rPr>
        <w:t>NextEra Energy</w:t>
      </w:r>
      <w:r w:rsidR="004D12BE" w:rsidRPr="00C456C9">
        <w:rPr>
          <w:i/>
          <w:iCs/>
          <w:sz w:val="20"/>
          <w:szCs w:val="20"/>
          <w:lang w:val="en-GB"/>
        </w:rPr>
        <w:t xml:space="preserve">, 8= </w:t>
      </w:r>
      <w:r w:rsidR="00C6326D" w:rsidRPr="00C456C9">
        <w:rPr>
          <w:i/>
          <w:iCs/>
          <w:sz w:val="20"/>
          <w:szCs w:val="20"/>
          <w:lang w:val="en-GB"/>
        </w:rPr>
        <w:t>Duke Energy</w:t>
      </w:r>
      <w:r w:rsidR="004D12BE" w:rsidRPr="00C456C9">
        <w:rPr>
          <w:i/>
          <w:iCs/>
          <w:sz w:val="20"/>
          <w:szCs w:val="20"/>
          <w:lang w:val="en-GB"/>
        </w:rPr>
        <w:t>, 9=</w:t>
      </w:r>
      <w:r w:rsidR="00C6326D" w:rsidRPr="00C456C9">
        <w:rPr>
          <w:i/>
          <w:iCs/>
          <w:sz w:val="20"/>
          <w:szCs w:val="20"/>
          <w:lang w:val="en-GB"/>
        </w:rPr>
        <w:t>Eskom Holdings SOC</w:t>
      </w:r>
      <w:r w:rsidR="004D12BE" w:rsidRPr="00C456C9">
        <w:rPr>
          <w:i/>
          <w:iCs/>
          <w:sz w:val="20"/>
          <w:szCs w:val="20"/>
          <w:lang w:val="en-GB"/>
        </w:rPr>
        <w:t>, 10=</w:t>
      </w:r>
      <w:r w:rsidR="00C6326D" w:rsidRPr="00C456C9">
        <w:rPr>
          <w:i/>
          <w:iCs/>
          <w:sz w:val="20"/>
          <w:szCs w:val="20"/>
          <w:lang w:val="en-GB"/>
        </w:rPr>
        <w:t>The Southern Company</w:t>
      </w:r>
      <w:r w:rsidR="00796578" w:rsidRPr="00C456C9">
        <w:rPr>
          <w:i/>
          <w:iCs/>
          <w:sz w:val="20"/>
          <w:szCs w:val="20"/>
          <w:lang w:val="en-GB"/>
        </w:rPr>
        <w:t xml:space="preserve">  Panel b: 1=ArcelorMittal, 2=Baoshan Iron &amp; Steel, 3=Bluescope Steel, 4=China Steel, 5=Nippon Steel, 6=POSCO, 7=</w:t>
      </w:r>
      <w:r w:rsidR="008B32A4">
        <w:rPr>
          <w:i/>
          <w:iCs/>
          <w:sz w:val="20"/>
          <w:szCs w:val="20"/>
          <w:lang w:val="en-GB"/>
        </w:rPr>
        <w:t>Severstal</w:t>
      </w:r>
      <w:r w:rsidR="00796578" w:rsidRPr="00C456C9">
        <w:rPr>
          <w:i/>
          <w:iCs/>
          <w:sz w:val="20"/>
          <w:szCs w:val="20"/>
          <w:lang w:val="en-GB"/>
        </w:rPr>
        <w:t>,</w:t>
      </w:r>
      <w:r w:rsidR="00C456C9" w:rsidRPr="00C456C9">
        <w:rPr>
          <w:i/>
          <w:iCs/>
          <w:sz w:val="20"/>
          <w:szCs w:val="20"/>
          <w:lang w:val="en-GB"/>
        </w:rPr>
        <w:t xml:space="preserve"> 8=S</w:t>
      </w:r>
      <w:r w:rsidR="008B32A4">
        <w:rPr>
          <w:i/>
          <w:iCs/>
          <w:sz w:val="20"/>
          <w:szCs w:val="20"/>
          <w:lang w:val="en-GB"/>
        </w:rPr>
        <w:t>SAB</w:t>
      </w:r>
      <w:r w:rsidR="00C456C9" w:rsidRPr="00C456C9">
        <w:rPr>
          <w:i/>
          <w:iCs/>
          <w:sz w:val="20"/>
          <w:szCs w:val="20"/>
          <w:lang w:val="en-GB"/>
        </w:rPr>
        <w:t>,</w:t>
      </w:r>
      <w:r w:rsidR="00796578" w:rsidRPr="00C456C9">
        <w:rPr>
          <w:i/>
          <w:iCs/>
          <w:sz w:val="20"/>
          <w:szCs w:val="20"/>
          <w:lang w:val="en-GB"/>
        </w:rPr>
        <w:t xml:space="preserve"> 9=Tata Steel, 10=ThyssenKrupp. </w:t>
      </w:r>
    </w:p>
    <w:p w14:paraId="115C5F98" w14:textId="621C1D1A" w:rsidR="00C6326D" w:rsidRPr="00C6326D" w:rsidRDefault="00C6326D" w:rsidP="00C6326D">
      <w:pPr>
        <w:ind w:firstLine="0"/>
        <w:rPr>
          <w:b/>
          <w:bCs/>
          <w:i/>
          <w:iCs/>
          <w:sz w:val="20"/>
          <w:szCs w:val="20"/>
          <w:lang w:val="en-GB"/>
        </w:rPr>
      </w:pPr>
    </w:p>
    <w:p w14:paraId="3941CAFB" w14:textId="40903A75" w:rsidR="00967C7D" w:rsidRDefault="005F1FD3" w:rsidP="00CF579F">
      <w:pPr>
        <w:pStyle w:val="Heading1"/>
        <w:ind w:firstLine="0"/>
      </w:pPr>
      <w:r>
        <w:t>D</w:t>
      </w:r>
      <w:r w:rsidR="009F793D" w:rsidRPr="009F793D">
        <w:t>iscussion</w:t>
      </w:r>
      <w:r w:rsidR="001D0FEB">
        <w:t xml:space="preserve"> </w:t>
      </w:r>
      <w:r w:rsidR="001E40DC">
        <w:t>and conclusions</w:t>
      </w:r>
    </w:p>
    <w:p w14:paraId="62AAB5A5" w14:textId="01B85041" w:rsidR="005C171C" w:rsidRDefault="005C171C" w:rsidP="00DB7305">
      <w:pPr>
        <w:ind w:firstLine="0"/>
      </w:pPr>
    </w:p>
    <w:p w14:paraId="593F788B" w14:textId="546940D5" w:rsidR="00A02E60" w:rsidRDefault="001F11E8" w:rsidP="00162700">
      <w:pPr>
        <w:ind w:firstLine="0"/>
      </w:pPr>
      <w:r w:rsidRPr="00162700">
        <w:t xml:space="preserve">The APA </w:t>
      </w:r>
      <w:r w:rsidR="007C328E" w:rsidRPr="00162700">
        <w:t>provides stakeholders with a method to assess the alignment of corporate TPs with the Paris Agreement</w:t>
      </w:r>
      <w:r w:rsidR="007C328E">
        <w:t xml:space="preserve"> and sheds light on the credibility of corporate climate commitments. </w:t>
      </w:r>
      <w:r w:rsidR="001F01E2">
        <w:t xml:space="preserve">Since </w:t>
      </w:r>
      <w:r w:rsidR="00AD1E20">
        <w:t xml:space="preserve">proposed </w:t>
      </w:r>
      <w:r w:rsidR="001F01E2">
        <w:t xml:space="preserve">technology changes are key parts of TPs in carbon intensive sectors such as steel and power, there is a clear need for an assessment method that allows stakeholders to independently model the expected impact of stated technology changes at the asset level on estimated </w:t>
      </w:r>
      <w:r w:rsidR="00F24480">
        <w:t xml:space="preserve">future </w:t>
      </w:r>
      <w:r w:rsidR="001F01E2">
        <w:lastRenderedPageBreak/>
        <w:t>company-level CO</w:t>
      </w:r>
      <w:r w:rsidR="00AD1E20" w:rsidRPr="00841F8E">
        <w:rPr>
          <w:vertAlign w:val="subscript"/>
        </w:rPr>
        <w:t>2</w:t>
      </w:r>
      <w:r w:rsidR="001F01E2">
        <w:t xml:space="preserve"> emissions. </w:t>
      </w:r>
      <w:r w:rsidR="00121052">
        <w:t xml:space="preserve">APA addresses </w:t>
      </w:r>
      <w:r w:rsidR="009C1869">
        <w:t>this gap by</w:t>
      </w:r>
      <w:r w:rsidR="00121052">
        <w:t xml:space="preserve"> drawing on company </w:t>
      </w:r>
      <w:r w:rsidR="00121052" w:rsidRPr="00FE6556">
        <w:rPr>
          <w:i/>
          <w:iCs/>
        </w:rPr>
        <w:t>independent</w:t>
      </w:r>
      <w:r w:rsidR="00121052">
        <w:t xml:space="preserve"> data which </w:t>
      </w:r>
      <w:r w:rsidR="00CF0852">
        <w:t xml:space="preserve">is critical given the poor state of voluntary corporate </w:t>
      </w:r>
      <w:r w:rsidR="002154F8">
        <w:t xml:space="preserve">climate-related </w:t>
      </w:r>
      <w:r w:rsidR="00CF0852">
        <w:t xml:space="preserve">disclosure </w:t>
      </w:r>
      <w:r w:rsidR="002154F8">
        <w:t>(including TPs)</w:t>
      </w:r>
      <w:r w:rsidR="00B554EE">
        <w:t>. Here w</w:t>
      </w:r>
      <w:r w:rsidR="00FB0638">
        <w:t>e p</w:t>
      </w:r>
      <w:r w:rsidR="00D300B1">
        <w:t xml:space="preserve">ieced </w:t>
      </w:r>
      <w:r w:rsidR="00FB0638">
        <w:t xml:space="preserve">together </w:t>
      </w:r>
      <w:r w:rsidR="00D300B1">
        <w:t xml:space="preserve">TPs </w:t>
      </w:r>
      <w:r w:rsidR="00FB0638">
        <w:t xml:space="preserve">based on </w:t>
      </w:r>
      <w:r w:rsidR="00B554EE">
        <w:t>all</w:t>
      </w:r>
      <w:r w:rsidR="00FB0638">
        <w:t xml:space="preserve"> </w:t>
      </w:r>
      <w:r w:rsidR="00B554EE">
        <w:t xml:space="preserve">relevant </w:t>
      </w:r>
      <w:r w:rsidR="00FB0638">
        <w:t xml:space="preserve">information </w:t>
      </w:r>
      <w:r w:rsidR="009C1869">
        <w:t>obtain</w:t>
      </w:r>
      <w:r w:rsidR="00F372F9">
        <w:t>ed</w:t>
      </w:r>
      <w:r w:rsidR="009C1869">
        <w:t xml:space="preserve"> from </w:t>
      </w:r>
      <w:r w:rsidR="00B554EE">
        <w:t xml:space="preserve">documents disclosed by companies </w:t>
      </w:r>
      <w:r w:rsidR="00D300B1">
        <w:t>(</w:t>
      </w:r>
      <w:r w:rsidR="00B554EE">
        <w:t xml:space="preserve">incl. </w:t>
      </w:r>
      <w:r w:rsidR="009C1869">
        <w:t>annual reports</w:t>
      </w:r>
      <w:r w:rsidR="00D300B1">
        <w:t xml:space="preserve">, </w:t>
      </w:r>
      <w:r w:rsidR="009C1869">
        <w:t>s</w:t>
      </w:r>
      <w:r w:rsidR="00D300B1">
        <w:t xml:space="preserve">ustainability </w:t>
      </w:r>
      <w:r w:rsidR="009C1869">
        <w:t>r</w:t>
      </w:r>
      <w:r w:rsidR="00D300B1">
        <w:t xml:space="preserve">eports, CDP reports, corporate websites, </w:t>
      </w:r>
      <w:r w:rsidR="00B554EE">
        <w:t xml:space="preserve">and </w:t>
      </w:r>
      <w:r w:rsidR="00D300B1">
        <w:t>SEC filings)</w:t>
      </w:r>
      <w:r w:rsidR="00FB0638">
        <w:t>.</w:t>
      </w:r>
      <w:r w:rsidR="00B554EE">
        <w:t xml:space="preserve"> </w:t>
      </w:r>
      <w:r w:rsidR="00FB0638">
        <w:t xml:space="preserve">Often different disclosure documents of the same company were </w:t>
      </w:r>
      <w:r w:rsidR="00A00A9D">
        <w:t>inconsistent</w:t>
      </w:r>
      <w:r w:rsidR="00FB0638">
        <w:t>, and sometimes provided even contradictory information</w:t>
      </w:r>
      <w:r w:rsidR="002D02A8">
        <w:t>, while GHG accounting approaches underpinning CDP reports vary significantly</w:t>
      </w:r>
      <w:r w:rsidR="007E0206">
        <w:t xml:space="preserve"> (see </w:t>
      </w:r>
      <w:r w:rsidR="007E0206" w:rsidRPr="00FE6556">
        <w:rPr>
          <w:i/>
          <w:iCs/>
        </w:rPr>
        <w:t xml:space="preserve">Supplementary </w:t>
      </w:r>
      <w:r w:rsidR="00AD1FCE">
        <w:rPr>
          <w:i/>
          <w:iCs/>
        </w:rPr>
        <w:t>Information</w:t>
      </w:r>
      <w:r w:rsidR="007E0206">
        <w:rPr>
          <w:i/>
          <w:iCs/>
        </w:rPr>
        <w:t xml:space="preserve"> and Supplementray Table 4</w:t>
      </w:r>
      <w:r w:rsidR="007E0206">
        <w:t>)</w:t>
      </w:r>
      <w:r w:rsidR="002D02A8">
        <w:t xml:space="preserve">. This makes robust company comparison solely on the basis of such disclosure </w:t>
      </w:r>
      <w:r w:rsidR="007E0206">
        <w:t>difficult which</w:t>
      </w:r>
      <w:r w:rsidR="00FB0638">
        <w:t xml:space="preserve"> underlines the fundamental challenge facing all </w:t>
      </w:r>
      <w:r w:rsidR="004C0052">
        <w:t xml:space="preserve">assessment </w:t>
      </w:r>
      <w:r w:rsidR="00FB0638">
        <w:t xml:space="preserve">methods that </w:t>
      </w:r>
      <w:r w:rsidR="00D300B1">
        <w:t xml:space="preserve">exclusively </w:t>
      </w:r>
      <w:r w:rsidR="00FB0638">
        <w:t>take co</w:t>
      </w:r>
      <w:r w:rsidR="00836DEC">
        <w:t>rporate</w:t>
      </w:r>
      <w:r w:rsidR="00FB0638">
        <w:t xml:space="preserve"> disclosure as data input.</w:t>
      </w:r>
      <w:r w:rsidR="00B554EE">
        <w:t xml:space="preserve"> </w:t>
      </w:r>
    </w:p>
    <w:p w14:paraId="23E91B07" w14:textId="0EBA4FF7" w:rsidR="00A02E60" w:rsidRDefault="001526D8" w:rsidP="00841F8E">
      <w:r>
        <w:t xml:space="preserve">There are two main implications stemming from </w:t>
      </w:r>
      <w:r w:rsidR="007A106E">
        <w:t xml:space="preserve">our </w:t>
      </w:r>
      <w:r>
        <w:t xml:space="preserve">assessment outcomes for sample companies. First, </w:t>
      </w:r>
      <w:r w:rsidR="00A02E60">
        <w:t xml:space="preserve">due to the lack of detailed and independently verified company disclosure at the asset level, we may have </w:t>
      </w:r>
      <w:r w:rsidR="000E5811">
        <w:t>overestimate</w:t>
      </w:r>
      <w:r w:rsidR="00A02E60">
        <w:t>d</w:t>
      </w:r>
      <w:r w:rsidR="000E5811">
        <w:t xml:space="preserve"> CO</w:t>
      </w:r>
      <w:r w:rsidR="000E5811" w:rsidRPr="00841F8E">
        <w:rPr>
          <w:vertAlign w:val="subscript"/>
        </w:rPr>
        <w:t>2</w:t>
      </w:r>
      <w:r w:rsidR="000E5811">
        <w:t xml:space="preserve"> emissions and incorrectly classify companies as </w:t>
      </w:r>
      <w:r w:rsidR="00A02E60">
        <w:t>Paris-</w:t>
      </w:r>
      <w:r w:rsidR="000E5811">
        <w:t xml:space="preserve">misaligned. </w:t>
      </w:r>
      <w:r w:rsidR="00A02E60">
        <w:t>In these cases, o</w:t>
      </w:r>
      <w:r w:rsidR="000E5811">
        <w:t>ur method shifts the burden of proof onto companies. This means that</w:t>
      </w:r>
      <w:r w:rsidR="004C0052">
        <w:t xml:space="preserve"> </w:t>
      </w:r>
      <w:bookmarkStart w:id="14" w:name="_Hlk177387283"/>
      <w:r w:rsidR="004C0052" w:rsidRPr="00162700">
        <w:t xml:space="preserve">APA can help inducing change in corporate </w:t>
      </w:r>
      <w:r w:rsidR="000F3133" w:rsidRPr="00162700">
        <w:t>behavior</w:t>
      </w:r>
      <w:r w:rsidR="004C0052" w:rsidRPr="00162700">
        <w:t xml:space="preserve"> by incentivizing companies</w:t>
      </w:r>
      <w:r w:rsidR="004C0052">
        <w:t xml:space="preserve"> </w:t>
      </w:r>
      <w:r w:rsidR="00FE6556">
        <w:t xml:space="preserve">that deem independent assessments inaccurate </w:t>
      </w:r>
      <w:r w:rsidR="004C0052" w:rsidRPr="00162700">
        <w:t xml:space="preserve">to disclose </w:t>
      </w:r>
      <w:r w:rsidR="00E52695">
        <w:t>audited, more granular</w:t>
      </w:r>
      <w:r w:rsidR="004C0052" w:rsidRPr="00162700">
        <w:t xml:space="preserve"> information</w:t>
      </w:r>
      <w:r w:rsidR="004C0052">
        <w:t xml:space="preserve"> about their current and planned future production activities</w:t>
      </w:r>
      <w:bookmarkEnd w:id="14"/>
      <w:r w:rsidR="004C0052">
        <w:t xml:space="preserve">, so that stakeholders have a more robust basis of information to conduct </w:t>
      </w:r>
      <w:r w:rsidR="003C2E8F">
        <w:t xml:space="preserve">TP </w:t>
      </w:r>
      <w:r w:rsidR="004C0052">
        <w:t>assessments.</w:t>
      </w:r>
      <w:r w:rsidR="00642318">
        <w:t xml:space="preserve"> </w:t>
      </w:r>
    </w:p>
    <w:p w14:paraId="2EF1B08D" w14:textId="7996B1FC" w:rsidR="00FE6556" w:rsidRDefault="00680FF1" w:rsidP="00841F8E">
      <w:r>
        <w:t xml:space="preserve">Second, </w:t>
      </w:r>
      <w:r w:rsidR="00E675CB">
        <w:t xml:space="preserve">we </w:t>
      </w:r>
      <w:r w:rsidR="008B7B23">
        <w:t xml:space="preserve"> ma</w:t>
      </w:r>
      <w:r w:rsidR="007A106E">
        <w:t>d</w:t>
      </w:r>
      <w:r w:rsidR="008B7B23">
        <w:t>e a highly optimistic assumption by taking disclosed TPs at face value to estimate the potential impact that TPs would have on future CO</w:t>
      </w:r>
      <w:r w:rsidR="008B7B23" w:rsidRPr="004C57C0">
        <w:rPr>
          <w:vertAlign w:val="subscript"/>
        </w:rPr>
        <w:t>2</w:t>
      </w:r>
      <w:r w:rsidR="008B7B23">
        <w:t xml:space="preserve"> emissions if companies were to fully implement them. </w:t>
      </w:r>
      <w:r w:rsidR="004661E9">
        <w:t xml:space="preserve">Stakeholders can use APA to continuously monitor the implementation of </w:t>
      </w:r>
      <w:r w:rsidR="00823095">
        <w:t>s</w:t>
      </w:r>
      <w:r w:rsidR="004661E9">
        <w:t xml:space="preserve">tated TPs and update the assessment when new information becomes available. </w:t>
      </w:r>
      <w:r w:rsidR="008B7B23">
        <w:t xml:space="preserve">Further, we made </w:t>
      </w:r>
      <w:r w:rsidR="00242670">
        <w:t xml:space="preserve">highly optimistic </w:t>
      </w:r>
      <w:r w:rsidR="008B7B23">
        <w:t xml:space="preserve">assumptions about the availability of technological options at commercial scale (e.g., availability of green H2 for DRI-EAF production route in steel) that are still uncertain. </w:t>
      </w:r>
      <w:bookmarkStart w:id="15" w:name="_Hlk204000016"/>
      <w:r w:rsidR="00760FC8">
        <w:t>These assumptions drove the positive assessments of the three steel companies for which TPs were aligned under certain scenarios</w:t>
      </w:r>
      <w:bookmarkEnd w:id="15"/>
      <w:r w:rsidR="00760FC8">
        <w:t xml:space="preserve">. </w:t>
      </w:r>
      <w:r w:rsidR="008B7B23">
        <w:t>Furthermore, the choice of the decarbonization scenario and IAM matters and can drive assessment results. For instance, two companies of our steel sample, POSCO and ThyssenKrupp, could claim that their Stated TPs are Paris aligned by selecting Net Zero 2050 or Below 2</w:t>
      </w:r>
      <w:r w:rsidR="008B7B23" w:rsidRPr="00CF0852">
        <w:t>°</w:t>
      </w:r>
      <w:r w:rsidR="008B7B23">
        <w:t xml:space="preserve">C pathways run on </w:t>
      </w:r>
      <w:r w:rsidR="008B7B23" w:rsidRPr="0016464A">
        <w:t>MESSAGEix-GLOBIOM 1.1-M-R12</w:t>
      </w:r>
      <w:r w:rsidR="008B7B23">
        <w:t xml:space="preserve">, while neglecting the fact that the companies’ cumulative emissions are misaligned with both scenario pathways run on REMIND and GCAM models. </w:t>
      </w:r>
      <w:r w:rsidR="00737795">
        <w:t>When companies appear aligned with some IAM pathways but not others, stakeholders should avoid cherry-picking the most lenient scenario for claims of Paris alignment.</w:t>
      </w:r>
      <w:r w:rsidR="00790174" w:rsidRPr="00790174">
        <w:t xml:space="preserve"> </w:t>
      </w:r>
      <w:r w:rsidR="00790174">
        <w:t>Instead, robust transition strategies should demonstrate alignment across multiple models, and where significant variation exists, a precautionary approach favoring alignment with more stringent scenarios is advisable.</w:t>
      </w:r>
      <w:r w:rsidR="008B7B23">
        <w:t xml:space="preserve">This underlines that it is crucial for modelling groups of IAMs to make transparent which modeling assumptions </w:t>
      </w:r>
      <w:r w:rsidR="00051E75">
        <w:t xml:space="preserve">primarily </w:t>
      </w:r>
      <w:r w:rsidR="008B7B23">
        <w:t xml:space="preserve">drive the differences between sectoral decarbonization pathways under the same transition scenario (e.g., NGFS Net Zero by 2050) </w:t>
      </w:r>
      <w:r w:rsidR="0059121C">
        <w:t>and</w:t>
      </w:r>
      <w:r w:rsidR="008B7B23">
        <w:t xml:space="preserve"> </w:t>
      </w:r>
      <w:r w:rsidR="0059121C">
        <w:t>thus</w:t>
      </w:r>
      <w:r w:rsidR="008B7B23">
        <w:t xml:space="preserve"> in sectoral carbon budgets.</w:t>
      </w:r>
      <w:r w:rsidR="0070606F" w:rsidRPr="0070606F">
        <w:t xml:space="preserve"> </w:t>
      </w:r>
      <w:r w:rsidR="00FA7E92">
        <w:t>Additionally</w:t>
      </w:r>
      <w:r w:rsidR="0070606F">
        <w:t>, while we used global NGFS pathways to assess corporate emission trajectories, future research could incorporate jurisdiction-specific assessments into the benchmarking exercise, such as national decarbonization pathways or regional regulatory frameworks like EU Taxonomy benchmarks.</w:t>
      </w:r>
    </w:p>
    <w:p w14:paraId="3C88DCE5" w14:textId="3BFA23F8" w:rsidR="00C52300" w:rsidRDefault="00FE6556" w:rsidP="001A7D10">
      <w:r w:rsidRPr="00535366">
        <w:t xml:space="preserve">There are several limitations of our method and assessment results, some of which </w:t>
      </w:r>
      <w:r w:rsidR="00CF0852" w:rsidRPr="00535366">
        <w:t>concern the emission modelling assumptions themselves</w:t>
      </w:r>
      <w:r w:rsidR="001A7D10" w:rsidRPr="00535366">
        <w:t>,</w:t>
      </w:r>
      <w:r w:rsidR="003F548A" w:rsidRPr="00535366">
        <w:t xml:space="preserve"> and </w:t>
      </w:r>
      <w:r w:rsidR="001A7D10" w:rsidRPr="00535366">
        <w:t xml:space="preserve">could </w:t>
      </w:r>
      <w:r w:rsidR="003F548A" w:rsidRPr="00535366">
        <w:t>be addressed by future research</w:t>
      </w:r>
      <w:r w:rsidR="00CF0852">
        <w:t>.</w:t>
      </w:r>
      <w:r>
        <w:t xml:space="preserve"> </w:t>
      </w:r>
      <w:r w:rsidR="00CB459E">
        <w:t xml:space="preserve">While </w:t>
      </w:r>
      <w:r w:rsidR="00CB459E">
        <w:lastRenderedPageBreak/>
        <w:t>we acknowledge that Scope 2 emissions are commonly included in recent studies, incorporating Scope 2 and 3 emissions into our asset-level modeling approach would have required substantial additional methodological development beyond the current study's scope. Our focus on Scope 1 emissions allows for transparent, standardized calculations across all sample companies using publicly available data. Future research could build upon our framework to develop approaches for incorporating Scope 2 and 3 emissions while maintaining methodological consistency.</w:t>
      </w:r>
      <w:r w:rsidR="008C441E">
        <w:t>Further, t</w:t>
      </w:r>
      <w:r w:rsidR="00427ACA">
        <w:t xml:space="preserve">wo main sources of uncertainty </w:t>
      </w:r>
      <w:r>
        <w:t xml:space="preserve">characterize </w:t>
      </w:r>
      <w:r w:rsidR="00427ACA">
        <w:t>the estimation of direct CO</w:t>
      </w:r>
      <w:r w:rsidR="00427ACA" w:rsidRPr="00FE6556">
        <w:rPr>
          <w:vertAlign w:val="subscript"/>
        </w:rPr>
        <w:t xml:space="preserve">2 </w:t>
      </w:r>
      <w:r w:rsidR="00427ACA">
        <w:t>emissions</w:t>
      </w:r>
      <w:r>
        <w:t>. First, the c</w:t>
      </w:r>
      <w:r w:rsidR="00E359EC">
        <w:t>hoice of EF significantly influences estimated CO</w:t>
      </w:r>
      <w:r w:rsidRPr="00DB47F8">
        <w:rPr>
          <w:vertAlign w:val="subscript"/>
        </w:rPr>
        <w:t xml:space="preserve">2 </w:t>
      </w:r>
      <w:r w:rsidR="00E359EC">
        <w:t>emissions.</w:t>
      </w:r>
      <w:r w:rsidR="00EA6D2A">
        <w:t xml:space="preserve"> </w:t>
      </w:r>
      <w:r>
        <w:t>Applying d</w:t>
      </w:r>
      <w:r w:rsidR="00E359EC">
        <w:t xml:space="preserve">efault EFs </w:t>
      </w:r>
      <w:r>
        <w:t xml:space="preserve">to diverse plant configurations such as steel plants </w:t>
      </w:r>
      <w:r w:rsidR="003D1661">
        <w:t>come</w:t>
      </w:r>
      <w:r w:rsidR="000F6479">
        <w:t>s</w:t>
      </w:r>
      <w:r w:rsidR="00E359EC">
        <w:t xml:space="preserve"> with shortcomings, especially </w:t>
      </w:r>
      <w:r>
        <w:t xml:space="preserve">because fuel inputs might vary significantly between plants. </w:t>
      </w:r>
      <w:r w:rsidR="00847D2D">
        <w:t xml:space="preserve">Moreover, the emission reduction potential of </w:t>
      </w:r>
      <w:r w:rsidR="00E359EC">
        <w:t xml:space="preserve">new technologies </w:t>
      </w:r>
      <w:r w:rsidR="00847D2D">
        <w:t xml:space="preserve">is uncertain </w:t>
      </w:r>
      <w:r w:rsidR="00E359EC">
        <w:t>(</w:t>
      </w:r>
      <w:r w:rsidR="00847D2D">
        <w:t xml:space="preserve">e.g., </w:t>
      </w:r>
      <w:r w:rsidR="00E359EC">
        <w:t>H2-DRI-EAF, H2-DRI-BOF)</w:t>
      </w:r>
      <w:r w:rsidR="00847D2D">
        <w:t xml:space="preserve"> which means that we may</w:t>
      </w:r>
      <w:r w:rsidR="00EA6D2A">
        <w:t xml:space="preserve"> over- or underestimate emission reductions from new technologies</w:t>
      </w:r>
      <w:r w:rsidR="00E359EC">
        <w:t>.</w:t>
      </w:r>
      <w:r w:rsidR="00EA6D2A">
        <w:t xml:space="preserve"> </w:t>
      </w:r>
      <w:r w:rsidR="00774BBA">
        <w:t xml:space="preserve">We also did not take into account how EFs of existing production technologies </w:t>
      </w:r>
      <w:r w:rsidR="00322813">
        <w:t>potentially</w:t>
      </w:r>
      <w:r w:rsidR="00774BBA">
        <w:t xml:space="preserve"> decrease over time due to proposed </w:t>
      </w:r>
      <w:r w:rsidR="00322813">
        <w:t xml:space="preserve">fuel changes or efficiency improvements. </w:t>
      </w:r>
      <w:r w:rsidR="00EA6D2A">
        <w:t>Second, the c</w:t>
      </w:r>
      <w:r w:rsidR="00E359EC">
        <w:t xml:space="preserve">hoice of </w:t>
      </w:r>
      <w:r w:rsidR="00815FE3">
        <w:t xml:space="preserve">the capacity utilization rate </w:t>
      </w:r>
      <w:r w:rsidR="00E359EC">
        <w:t>significantly influences estimated CO</w:t>
      </w:r>
      <w:r w:rsidR="00EE1891" w:rsidRPr="00DB47F8">
        <w:rPr>
          <w:vertAlign w:val="subscript"/>
        </w:rPr>
        <w:t>2</w:t>
      </w:r>
      <w:r w:rsidR="00E359EC">
        <w:t xml:space="preserve"> emissions. </w:t>
      </w:r>
      <w:r w:rsidR="00CC45D6">
        <w:t>For almost all sample companies</w:t>
      </w:r>
      <w:r w:rsidR="00CC45D6" w:rsidRPr="00ED7526">
        <w:t>, w</w:t>
      </w:r>
      <w:r w:rsidR="00E359EC" w:rsidRPr="00ED7526">
        <w:t xml:space="preserve">e </w:t>
      </w:r>
      <w:r w:rsidR="005C52F4">
        <w:t xml:space="preserve">had to </w:t>
      </w:r>
      <w:r w:rsidR="00E359EC" w:rsidRPr="00ED7526">
        <w:t xml:space="preserve">assume company-wide average URs across </w:t>
      </w:r>
      <w:r w:rsidR="00EA6D2A">
        <w:t xml:space="preserve">all </w:t>
      </w:r>
      <w:r w:rsidR="00E359EC" w:rsidRPr="00ED7526">
        <w:t>production assets</w:t>
      </w:r>
      <w:r w:rsidR="005C52F4">
        <w:t xml:space="preserve"> due to a lack of data</w:t>
      </w:r>
      <w:r w:rsidR="00E359EC" w:rsidRPr="00ED7526">
        <w:t xml:space="preserve">. </w:t>
      </w:r>
      <w:r w:rsidR="00686948" w:rsidRPr="009648E7">
        <w:t>Another limitation concerns the reinvestment cycle modelling</w:t>
      </w:r>
      <w:r w:rsidR="0079429A" w:rsidRPr="009648E7">
        <w:t xml:space="preserve"> and stems from the underlying data</w:t>
      </w:r>
      <w:r w:rsidR="00D67932" w:rsidRPr="009648E7">
        <w:t>. A</w:t>
      </w:r>
      <w:r w:rsidR="00686948" w:rsidRPr="009648E7">
        <w:t>pplying standardized asset lifetim</w:t>
      </w:r>
      <w:r w:rsidR="00686948">
        <w:t>es</w:t>
      </w:r>
      <w:r w:rsidR="00D67932">
        <w:t xml:space="preserve"> to plant data </w:t>
      </w:r>
      <w:r w:rsidR="0079429A">
        <w:t xml:space="preserve">comes with significant uncertainties because for the power sector reinvestment-related data is missing from GEM. For the steel sector, detailed BF relining data is included in GEM but </w:t>
      </w:r>
      <w:r w:rsidR="00E359EC">
        <w:t xml:space="preserve">in practice BF relining </w:t>
      </w:r>
      <w:r w:rsidR="0079429A">
        <w:t xml:space="preserve">cycles </w:t>
      </w:r>
      <w:r w:rsidR="00E359EC">
        <w:t>can vary</w:t>
      </w:r>
      <w:r w:rsidR="0079429A">
        <w:t xml:space="preserve"> quite substantially</w:t>
      </w:r>
      <w:r w:rsidR="0079429A">
        <w:fldChar w:fldCharType="begin" w:fldLock="1"/>
      </w:r>
      <w:r w:rsidR="006203E8">
        <w:instrText>ADDIN CSL_CITATION {"citationItems":[{"id":"ITEM-1","itemData":{"DOI":"10.1016/j.joule.2021.09.007","ISSN":"25424351","abstract":"Iron and steel production is responsible for 7% of global greenhouse gas emissions. Earlier literature finds that the long economic life of steel production equipment impedes decarbonization in line with climate targets. Here, we estimate the cumulative emissions from existing primary steel production equipment if operated as historically observed, based on furnace-level data of historical operating patterns. We find that the emissions commitment of current primary steel equipment is significantly smaller (21 Gt CO2eq) than previously suggested (52–65 Gt CO2eq). Consequently, we argue that future emissions from steel are driven not by long-lived capital but by the deployment pace of novel technologies and renewable energy provision, and a reduction of steel and energy demand. Without rapid progress in these aspects, the operation of current steel production equipment is likely to consume significant amounts of the remaining carbon budget. We recommend monitoring of emission-intensive asset aging and regulation of their operation.","author":[{"dropping-particle":"","family":"Vogl","given":"Valentin","non-dropping-particle":"","parse-names":false,"suffix":""},{"dropping-particle":"","family":"Olsson","given":"Olle","non-dropping-particle":"","parse-names":false,"suffix":""},{"dropping-particle":"","family":"Nykvist","given":"Björn","non-dropping-particle":"","parse-names":false,"suffix":""}],"container-title":"Joule","id":"ITEM-1","issue":"10","issued":{"date-parts":[["2021"]]},"page":"2646-2662","title":"Phasing out the blast furnace to meet global climate targets","type":"article-journal","volume":"5"},"uris":["http://www.mendeley.com/documents/?uuid=b5119c1a-e1d4-4399-b816-c099cc995883"]}],"mendeley":{"formattedCitation":"&lt;sup&gt;25&lt;/sup&gt;","plainTextFormattedCitation":"25","previouslyFormattedCitation":"&lt;sup&gt;24&lt;/sup&gt;"},"properties":{"noteIndex":0},"schema":"https://github.com/citation-style-language/schema/raw/master/csl-citation.json"}</w:instrText>
      </w:r>
      <w:r w:rsidR="0079429A">
        <w:fldChar w:fldCharType="separate"/>
      </w:r>
      <w:r w:rsidR="006203E8" w:rsidRPr="006203E8">
        <w:rPr>
          <w:noProof/>
          <w:vertAlign w:val="superscript"/>
        </w:rPr>
        <w:t>25</w:t>
      </w:r>
      <w:r w:rsidR="0079429A">
        <w:fldChar w:fldCharType="end"/>
      </w:r>
      <w:r w:rsidR="00E359EC">
        <w:t xml:space="preserve"> </w:t>
      </w:r>
      <w:r w:rsidR="0079429A">
        <w:t>as steel c</w:t>
      </w:r>
      <w:r w:rsidR="00E359EC">
        <w:t>ompanies may choose to move forward or delay full</w:t>
      </w:r>
      <w:r w:rsidR="0079429A">
        <w:t xml:space="preserve"> </w:t>
      </w:r>
      <w:r w:rsidR="00E359EC" w:rsidRPr="0079429A">
        <w:t>relining</w:t>
      </w:r>
      <w:r w:rsidR="0079429A">
        <w:t>s</w:t>
      </w:r>
      <w:r w:rsidR="004B7C48">
        <w:t>, e.g.,</w:t>
      </w:r>
      <w:r w:rsidR="0079429A">
        <w:t xml:space="preserve"> by </w:t>
      </w:r>
      <w:r w:rsidR="00EE1891">
        <w:t xml:space="preserve">conducting less expensive partial relinings or </w:t>
      </w:r>
      <w:r w:rsidR="0079429A">
        <w:t>operating BF units at lower UR</w:t>
      </w:r>
      <w:r w:rsidR="00E359EC">
        <w:t xml:space="preserve"> </w:t>
      </w:r>
      <w:r w:rsidR="0079429A">
        <w:t>to extend their economic lifetimes.</w:t>
      </w:r>
      <w:r w:rsidR="00412100">
        <w:t xml:space="preserve"> </w:t>
      </w:r>
      <w:r w:rsidR="0065272F">
        <w:t xml:space="preserve">Furthermore, </w:t>
      </w:r>
      <w:bookmarkStart w:id="16" w:name="_Hlk203999673"/>
      <w:r w:rsidR="0065272F">
        <w:t xml:space="preserve">we did not include </w:t>
      </w:r>
      <w:r w:rsidR="0065272F" w:rsidRPr="00A82A5F">
        <w:t>policy-induced early retirements</w:t>
      </w:r>
      <w:r w:rsidR="0065272F">
        <w:t xml:space="preserve"> of assets. </w:t>
      </w:r>
      <w:ins w:id="17" w:author="David Kampmann" w:date="2025-12-03T16:39:00Z" w16du:dateUtc="2025-12-03T16:39:00Z">
        <w:r w:rsidR="00535366">
          <w:t xml:space="preserve">Moreover, APA </w:t>
        </w:r>
      </w:ins>
      <w:ins w:id="18" w:author="David Kampmann" w:date="2025-12-03T16:40:00Z" w16du:dateUtc="2025-12-03T16:40:00Z">
        <w:r w:rsidR="00535366">
          <w:t xml:space="preserve">is </w:t>
        </w:r>
      </w:ins>
      <w:ins w:id="19" w:author="David Kampmann" w:date="2025-12-03T16:45:00Z" w16du:dateUtc="2025-12-03T16:45:00Z">
        <w:r w:rsidR="00907787">
          <w:t xml:space="preserve">currently </w:t>
        </w:r>
      </w:ins>
      <w:ins w:id="20" w:author="David Kampmann" w:date="2025-12-03T16:40:00Z" w16du:dateUtc="2025-12-03T16:40:00Z">
        <w:r w:rsidR="00535366">
          <w:t>based on time-consuming and labor-intensive bottom-up modelling. To prove the scalability of the approach, d</w:t>
        </w:r>
        <w:r w:rsidR="00535366" w:rsidRPr="00C91B5A">
          <w:t>ata science methods c</w:t>
        </w:r>
        <w:r w:rsidR="00535366">
          <w:t>ould</w:t>
        </w:r>
        <w:r w:rsidR="00535366" w:rsidRPr="00C91B5A">
          <w:t xml:space="preserve"> be leveraged </w:t>
        </w:r>
      </w:ins>
      <w:ins w:id="21" w:author="David Kampmann" w:date="2025-12-03T16:41:00Z" w16du:dateUtc="2025-12-03T16:41:00Z">
        <w:r w:rsidR="00535366">
          <w:t>in future resear</w:t>
        </w:r>
      </w:ins>
      <w:ins w:id="22" w:author="David Kampmann" w:date="2025-12-03T16:42:00Z" w16du:dateUtc="2025-12-03T16:42:00Z">
        <w:r w:rsidR="00535366">
          <w:t xml:space="preserve">ch </w:t>
        </w:r>
      </w:ins>
      <w:ins w:id="23" w:author="David Kampmann" w:date="2025-12-03T16:40:00Z" w16du:dateUtc="2025-12-03T16:40:00Z">
        <w:r w:rsidR="00535366" w:rsidRPr="00C91B5A">
          <w:t xml:space="preserve">to </w:t>
        </w:r>
        <w:r w:rsidR="00535366">
          <w:t>aut</w:t>
        </w:r>
      </w:ins>
      <w:ins w:id="24" w:author="David Kampmann" w:date="2025-12-03T16:41:00Z" w16du:dateUtc="2025-12-03T16:41:00Z">
        <w:r w:rsidR="00535366">
          <w:t xml:space="preserve">omate data extraction, integration and </w:t>
        </w:r>
      </w:ins>
      <w:ins w:id="25" w:author="David Kampmann" w:date="2025-12-03T16:43:00Z" w16du:dateUtc="2025-12-03T16:43:00Z">
        <w:r w:rsidR="00535366">
          <w:t xml:space="preserve">the </w:t>
        </w:r>
      </w:ins>
      <w:ins w:id="26" w:author="David Kampmann" w:date="2025-12-03T16:41:00Z" w16du:dateUtc="2025-12-03T16:41:00Z">
        <w:r w:rsidR="00535366">
          <w:t>modelling</w:t>
        </w:r>
      </w:ins>
      <w:ins w:id="27" w:author="David Kampmann" w:date="2025-12-03T16:43:00Z" w16du:dateUtc="2025-12-03T16:43:00Z">
        <w:r w:rsidR="00535366">
          <w:t xml:space="preserve"> of companies’ production activit</w:t>
        </w:r>
      </w:ins>
      <w:ins w:id="28" w:author="David Kampmann" w:date="2025-12-03T16:44:00Z" w16du:dateUtc="2025-12-03T16:44:00Z">
        <w:r w:rsidR="00535366">
          <w:t>ies</w:t>
        </w:r>
      </w:ins>
      <w:ins w:id="29" w:author="David Kampmann" w:date="2025-12-03T16:42:00Z" w16du:dateUtc="2025-12-03T16:42:00Z">
        <w:r w:rsidR="00535366">
          <w:t>, so that</w:t>
        </w:r>
      </w:ins>
      <w:ins w:id="30" w:author="David Kampmann" w:date="2025-12-03T16:41:00Z" w16du:dateUtc="2025-12-03T16:41:00Z">
        <w:r w:rsidR="00535366">
          <w:t xml:space="preserve"> </w:t>
        </w:r>
      </w:ins>
      <w:ins w:id="31" w:author="David Kampmann" w:date="2025-12-03T16:42:00Z" w16du:dateUtc="2025-12-03T16:42:00Z">
        <w:r w:rsidR="00535366">
          <w:t xml:space="preserve">all companies in </w:t>
        </w:r>
      </w:ins>
      <w:ins w:id="32" w:author="David Kampmann" w:date="2025-12-03T16:44:00Z" w16du:dateUtc="2025-12-03T16:44:00Z">
        <w:r w:rsidR="00535366">
          <w:t xml:space="preserve">the power and steel sectors are covered. </w:t>
        </w:r>
      </w:ins>
      <w:ins w:id="33" w:author="David Kampmann" w:date="2025-12-03T16:40:00Z" w16du:dateUtc="2025-12-03T16:40:00Z">
        <w:r w:rsidR="00535366" w:rsidRPr="00C91B5A">
          <w:t xml:space="preserve"> </w:t>
        </w:r>
      </w:ins>
      <w:moveToRangeStart w:id="34" w:author="David Kampmann" w:date="2025-12-03T16:43:00Z" w:name="move215672602"/>
      <w:moveTo w:id="35" w:author="David Kampmann" w:date="2025-12-03T16:43:00Z" w16du:dateUtc="2025-12-03T16:43:00Z">
        <w:del w:id="36" w:author="David Kampmann" w:date="2025-12-03T16:44:00Z" w16du:dateUtc="2025-12-03T16:44:00Z">
          <w:r w:rsidR="00535366" w:rsidDel="00535366">
            <w:delText>Furthermore, data science methods can be leveraged to scale the labor-intensive bottom-up modelling of companies’ production activities (in the absence of reliable and comprehensive asset-level disclosure) to cover all companies in the power and steel sectors.</w:delText>
          </w:r>
        </w:del>
      </w:moveTo>
      <w:moveToRangeEnd w:id="34"/>
    </w:p>
    <w:bookmarkEnd w:id="16"/>
    <w:p w14:paraId="1CB7798F" w14:textId="729F6F2E" w:rsidR="0065272F" w:rsidRDefault="003E6957" w:rsidP="00B65D89">
      <w:r>
        <w:t>It is important to note that the global geo</w:t>
      </w:r>
      <w:r w:rsidR="00A95446">
        <w:t>-</w:t>
      </w:r>
      <w:r>
        <w:t xml:space="preserve">political </w:t>
      </w:r>
      <w:r w:rsidR="00FC47FE">
        <w:t xml:space="preserve">and economic </w:t>
      </w:r>
      <w:r>
        <w:t xml:space="preserve">context has changed </w:t>
      </w:r>
      <w:r w:rsidR="00A95446">
        <w:t xml:space="preserve">significantly </w:t>
      </w:r>
      <w:r>
        <w:t xml:space="preserve">since we </w:t>
      </w:r>
      <w:r w:rsidR="00FC47FE">
        <w:t xml:space="preserve">collected and analysed the </w:t>
      </w:r>
      <w:r w:rsidR="00A95446">
        <w:t xml:space="preserve">stated </w:t>
      </w:r>
      <w:r w:rsidR="00FC47FE">
        <w:t>TP data</w:t>
      </w:r>
      <w:r>
        <w:t>. In the meantime, several steel companies announced to delay or cancel plans to decarbonize steel production in Europe</w:t>
      </w:r>
      <w:r w:rsidR="00FC47FE">
        <w:t xml:space="preserve"> which </w:t>
      </w:r>
      <w:r w:rsidR="003713DC">
        <w:t>were not</w:t>
      </w:r>
      <w:r w:rsidR="00FC47FE">
        <w:t xml:space="preserve"> incorporate</w:t>
      </w:r>
      <w:r w:rsidR="003713DC">
        <w:t>d</w:t>
      </w:r>
      <w:r w:rsidR="00FC47FE">
        <w:t xml:space="preserve"> into our analysis.</w:t>
      </w:r>
      <w:r w:rsidR="00FC47FE">
        <w:fldChar w:fldCharType="begin" w:fldLock="1"/>
      </w:r>
      <w:r w:rsidR="006203E8">
        <w:instrText>ADDIN CSL_CITATION {"citationItems":[{"id":"ITEM-1","itemData":{"author":[{"dropping-particle":"","family":"Hancock","given":"Alice","non-dropping-particle":"","parse-names":false,"suffix":""},{"dropping-particle":"","family":"Milne","given":"Richard","non-dropping-particle":"","parse-names":false,"suffix":""},{"dropping-particle":"","family":"Mooney","given":"Attracta","non-dropping-particle":"","parse-names":false,"suffix":""}],"container-title":"Financial Times","id":"ITEM-1","issued":{"date-parts":[["2025","6","26"]]},"title":"Europe’s green steel ambitions falter as energy costs take toll","type":"article-newspaper"},"uris":["http://www.mendeley.com/documents/?uuid=f737c4d8-fd7f-4697-b1a3-0a37e8868dc5"]}],"mendeley":{"formattedCitation":"&lt;sup&gt;46&lt;/sup&gt;","plainTextFormattedCitation":"46","previouslyFormattedCitation":"&lt;sup&gt;45&lt;/sup&gt;"},"properties":{"noteIndex":0},"schema":"https://github.com/citation-style-language/schema/raw/master/csl-citation.json"}</w:instrText>
      </w:r>
      <w:r w:rsidR="00FC47FE">
        <w:fldChar w:fldCharType="separate"/>
      </w:r>
      <w:r w:rsidR="006203E8" w:rsidRPr="006203E8">
        <w:rPr>
          <w:noProof/>
          <w:vertAlign w:val="superscript"/>
        </w:rPr>
        <w:t>46</w:t>
      </w:r>
      <w:r w:rsidR="00FC47FE">
        <w:fldChar w:fldCharType="end"/>
      </w:r>
      <w:r w:rsidR="00FC47FE">
        <w:t xml:space="preserve"> For instance, ArcelorMittal turned down state subsidies and cancelled its plans to transition BF-based production at Bremen and Eisenhuettenstadt plants in Germany to green H2-based </w:t>
      </w:r>
      <w:r w:rsidR="00961A93">
        <w:t xml:space="preserve">steel </w:t>
      </w:r>
      <w:r w:rsidR="00FC47FE">
        <w:t>production.</w:t>
      </w:r>
      <w:r w:rsidR="00FC47FE">
        <w:fldChar w:fldCharType="begin" w:fldLock="1"/>
      </w:r>
      <w:r w:rsidR="006203E8">
        <w:instrText>ADDIN CSL_CITATION {"citationItems":[{"id":"ITEM-1","itemData":{"author":[{"dropping-particle":"","family":"Pitel","given":"Laura","non-dropping-particle":"","parse-names":false,"suffix":""},{"dropping-particle":"","family":"Hancock","given":"Alice","non-dropping-particle":"","parse-names":false,"suffix":""},{"dropping-particle":"","family":"Plimmer","given":"Gill","non-dropping-particle":"","parse-names":false,"suffix":""}],"container-title":"Financial Times","id":"ITEM-1","issued":{"date-parts":[["2025","6","20"]]},"title":"ArcelorMittal ditches plan to convert German factories to green production","type":"article-newspaper"},"uris":["http://www.mendeley.com/documents/?uuid=cece5e2a-db65-4044-9943-acf74d362088"]}],"mendeley":{"formattedCitation":"&lt;sup&gt;47&lt;/sup&gt;","plainTextFormattedCitation":"47","previouslyFormattedCitation":"&lt;sup&gt;46&lt;/sup&gt;"},"properties":{"noteIndex":0},"schema":"https://github.com/citation-style-language/schema/raw/master/csl-citation.json"}</w:instrText>
      </w:r>
      <w:r w:rsidR="00FC47FE">
        <w:fldChar w:fldCharType="separate"/>
      </w:r>
      <w:r w:rsidR="006203E8" w:rsidRPr="006203E8">
        <w:rPr>
          <w:noProof/>
          <w:vertAlign w:val="superscript"/>
        </w:rPr>
        <w:t>47</w:t>
      </w:r>
      <w:r w:rsidR="00FC47FE">
        <w:fldChar w:fldCharType="end"/>
      </w:r>
      <w:r w:rsidR="00FC47FE">
        <w:t xml:space="preserve"> </w:t>
      </w:r>
      <w:r w:rsidR="00961A93">
        <w:t>That transition plans were abandoned despite state subsidies being available highlights the degree to which our assumptions on technological change and adoption (esp</w:t>
      </w:r>
      <w:r w:rsidR="005030A6">
        <w:t>ecially</w:t>
      </w:r>
      <w:r w:rsidR="00961A93">
        <w:t xml:space="preserve"> with regards to green H2-based</w:t>
      </w:r>
      <w:r w:rsidR="00961A93" w:rsidRPr="00961A93">
        <w:t xml:space="preserve"> </w:t>
      </w:r>
      <w:r w:rsidR="00961A93">
        <w:t xml:space="preserve">steel production) were overly optimistic. </w:t>
      </w:r>
    </w:p>
    <w:p w14:paraId="3A0B3690" w14:textId="74090D3A" w:rsidR="00933AEB" w:rsidRDefault="009F6730" w:rsidP="00BB3C87">
      <w:r>
        <w:t>Given this context, we want to clarify that our assessment</w:t>
      </w:r>
      <w:r w:rsidR="00A95446">
        <w:t xml:space="preserve"> might be outdated as the context has changed</w:t>
      </w:r>
      <w:r w:rsidR="00AA7E4B">
        <w:t xml:space="preserve">. </w:t>
      </w:r>
      <w:r w:rsidR="00726AF4" w:rsidRPr="00726AF4">
        <w:t xml:space="preserve"> </w:t>
      </w:r>
      <w:r w:rsidR="00726AF4">
        <w:t xml:space="preserve">While this might suggest overly optimistic assumptions on our </w:t>
      </w:r>
      <w:r w:rsidR="003626AF">
        <w:t xml:space="preserve">part, we want to stress that the purpose of APA is to estimate the </w:t>
      </w:r>
      <w:r w:rsidR="00242670">
        <w:t xml:space="preserve">potential </w:t>
      </w:r>
      <w:r w:rsidR="003626AF">
        <w:t xml:space="preserve">impact of </w:t>
      </w:r>
      <w:r w:rsidR="0056632F">
        <w:t xml:space="preserve">stated </w:t>
      </w:r>
      <w:r w:rsidR="003626AF">
        <w:t>TPs</w:t>
      </w:r>
      <w:r w:rsidR="006565CA">
        <w:t xml:space="preserve"> at a </w:t>
      </w:r>
      <w:r w:rsidR="004D145F">
        <w:t>specific</w:t>
      </w:r>
      <w:r w:rsidR="006565CA">
        <w:t xml:space="preserve"> point </w:t>
      </w:r>
      <w:r w:rsidR="00C63842">
        <w:t>i</w:t>
      </w:r>
      <w:r w:rsidR="006565CA">
        <w:t>n time</w:t>
      </w:r>
      <w:r w:rsidR="003626AF">
        <w:t xml:space="preserve"> </w:t>
      </w:r>
      <w:r w:rsidR="0056632F">
        <w:t xml:space="preserve">– </w:t>
      </w:r>
      <w:r w:rsidR="0056632F" w:rsidRPr="000E251C">
        <w:rPr>
          <w:i/>
          <w:iCs/>
        </w:rPr>
        <w:t>if</w:t>
      </w:r>
      <w:r w:rsidR="0056632F">
        <w:t xml:space="preserve"> they were fully implemented – </w:t>
      </w:r>
      <w:r w:rsidR="003626AF">
        <w:t>on future direct CO</w:t>
      </w:r>
      <w:r w:rsidR="003626AF" w:rsidRPr="000E251C">
        <w:rPr>
          <w:vertAlign w:val="subscript"/>
        </w:rPr>
        <w:t>2</w:t>
      </w:r>
      <w:r w:rsidR="003626AF">
        <w:t xml:space="preserve"> emissions</w:t>
      </w:r>
      <w:r w:rsidR="002432CF">
        <w:t xml:space="preserve"> in </w:t>
      </w:r>
      <w:r w:rsidR="007577A3">
        <w:t>a transparent manner based on bottom-up modelling that enables the robust comparison of corporate direct emissions due to standardized assumptions</w:t>
      </w:r>
      <w:r w:rsidR="002432CF">
        <w:t>.</w:t>
      </w:r>
      <w:r w:rsidR="003626AF">
        <w:t xml:space="preserve"> </w:t>
      </w:r>
      <w:r w:rsidR="00B65D89" w:rsidRPr="00535366">
        <w:t>While the assessment outcomes are always context-specific and require continuous data updates, the APA approach is generalizable</w:t>
      </w:r>
      <w:r w:rsidR="00B65D89">
        <w:t xml:space="preserve">. </w:t>
      </w:r>
      <w:r w:rsidR="002432CF">
        <w:t>APA assesses</w:t>
      </w:r>
      <w:r w:rsidR="003626AF">
        <w:t xml:space="preserve"> the </w:t>
      </w:r>
      <w:r w:rsidR="00242670">
        <w:lastRenderedPageBreak/>
        <w:t xml:space="preserve">compatibility or </w:t>
      </w:r>
      <w:r w:rsidR="003626AF">
        <w:t xml:space="preserve">alignment of </w:t>
      </w:r>
      <w:r w:rsidR="00E902DA">
        <w:t xml:space="preserve">estimated </w:t>
      </w:r>
      <w:r w:rsidR="003626AF">
        <w:t xml:space="preserve">corporate cumulative emissions with carbon budgets. The method does </w:t>
      </w:r>
      <w:r w:rsidR="005E7364">
        <w:t xml:space="preserve">neither </w:t>
      </w:r>
      <w:r w:rsidR="00242670">
        <w:t xml:space="preserve">assess </w:t>
      </w:r>
      <w:r w:rsidR="005E7364">
        <w:t xml:space="preserve">the likelihood of TP implementation, nor </w:t>
      </w:r>
      <w:r w:rsidR="00242670">
        <w:t>the feasibility</w:t>
      </w:r>
      <w:r w:rsidR="0056632F" w:rsidRPr="0056632F">
        <w:t xml:space="preserve"> </w:t>
      </w:r>
      <w:r w:rsidR="0056632F">
        <w:t>of TPs</w:t>
      </w:r>
      <w:r w:rsidR="00242670">
        <w:t xml:space="preserve">, nor their credibility or internal consistency (e.g., if announced technology upgrades are underpinned by CAPEX spending). </w:t>
      </w:r>
    </w:p>
    <w:p w14:paraId="2919457F" w14:textId="7157109E" w:rsidR="009520A4" w:rsidRDefault="004B7C48" w:rsidP="00482938">
      <w:r>
        <w:t xml:space="preserve">Future research could further </w:t>
      </w:r>
      <w:r w:rsidR="00882612">
        <w:t xml:space="preserve">improve APA </w:t>
      </w:r>
      <w:r>
        <w:t xml:space="preserve">by </w:t>
      </w:r>
      <w:r w:rsidR="00882612">
        <w:t>i</w:t>
      </w:r>
      <w:r w:rsidR="00882612" w:rsidRPr="00535366">
        <w:t>ncorporat</w:t>
      </w:r>
      <w:r w:rsidRPr="00535366">
        <w:t>ing</w:t>
      </w:r>
      <w:r w:rsidR="00882612" w:rsidRPr="00535366">
        <w:t xml:space="preserve"> </w:t>
      </w:r>
      <w:r w:rsidR="00242670" w:rsidRPr="00535366">
        <w:t xml:space="preserve">CAPEX spending </w:t>
      </w:r>
      <w:r w:rsidR="009B7395" w:rsidRPr="00535366">
        <w:t xml:space="preserve">or other measures </w:t>
      </w:r>
      <w:r w:rsidR="00242670" w:rsidRPr="00535366">
        <w:t xml:space="preserve">to </w:t>
      </w:r>
      <w:r w:rsidR="009B7395" w:rsidRPr="00535366">
        <w:t xml:space="preserve">help </w:t>
      </w:r>
      <w:r w:rsidR="00242670" w:rsidRPr="00535366">
        <w:t>assess the credibility of corporate TPs</w:t>
      </w:r>
      <w:ins w:id="37" w:author="David Kampmann" w:date="2025-12-03T16:59:00Z" w16du:dateUtc="2025-12-03T16:59:00Z">
        <w:r w:rsidR="005A324F">
          <w:t xml:space="preserve">, while paying attention to the </w:t>
        </w:r>
      </w:ins>
      <w:ins w:id="38" w:author="David Kampmann" w:date="2025-12-03T17:00:00Z" w16du:dateUtc="2025-12-03T17:00:00Z">
        <w:r w:rsidR="005A324F">
          <w:t>differences between the APA modelling</w:t>
        </w:r>
      </w:ins>
      <w:ins w:id="39" w:author="David Kampmann" w:date="2025-12-03T16:59:00Z" w16du:dateUtc="2025-12-03T16:59:00Z">
        <w:r w:rsidR="005A324F">
          <w:t xml:space="preserve"> </w:t>
        </w:r>
      </w:ins>
      <w:ins w:id="40" w:author="David Kampmann" w:date="2025-12-03T17:00:00Z" w16du:dateUtc="2025-12-03T17:00:00Z">
        <w:r w:rsidR="005A324F">
          <w:t>focusing on fossil fuel p</w:t>
        </w:r>
      </w:ins>
      <w:ins w:id="41" w:author="David Kampmann" w:date="2025-12-03T17:01:00Z" w16du:dateUtc="2025-12-03T17:01:00Z">
        <w:r w:rsidR="005A324F">
          <w:t xml:space="preserve">hase-out </w:t>
        </w:r>
      </w:ins>
      <w:ins w:id="42" w:author="David Kampmann" w:date="2025-12-03T17:00:00Z" w16du:dateUtc="2025-12-03T17:00:00Z">
        <w:r w:rsidR="005A324F">
          <w:t xml:space="preserve">and </w:t>
        </w:r>
      </w:ins>
      <w:ins w:id="43" w:author="David Kampmann" w:date="2025-12-03T16:59:00Z" w16du:dateUtc="2025-12-03T16:59:00Z">
        <w:r w:rsidR="005A324F">
          <w:t xml:space="preserve">disclosed </w:t>
        </w:r>
      </w:ins>
      <w:ins w:id="44" w:author="David Kampmann" w:date="2025-12-03T17:01:00Z" w16du:dateUtc="2025-12-03T17:01:00Z">
        <w:r w:rsidR="005A324F">
          <w:t xml:space="preserve">“aligned” </w:t>
        </w:r>
      </w:ins>
      <w:ins w:id="45" w:author="David Kampmann" w:date="2025-12-03T16:59:00Z" w16du:dateUtc="2025-12-03T16:59:00Z">
        <w:r w:rsidR="005A324F">
          <w:t>CAPEX figures u</w:t>
        </w:r>
      </w:ins>
      <w:ins w:id="46" w:author="David Kampmann" w:date="2025-12-03T17:00:00Z" w16du:dateUtc="2025-12-03T17:00:00Z">
        <w:r w:rsidR="005A324F">
          <w:t>nder the EU Green Taxonomy framework</w:t>
        </w:r>
      </w:ins>
      <w:ins w:id="47" w:author="David Kampmann" w:date="2025-12-03T17:01:00Z" w16du:dateUtc="2025-12-03T17:01:00Z">
        <w:r w:rsidR="005A324F">
          <w:t xml:space="preserve"> which focus on investments in low-carbon technol</w:t>
        </w:r>
      </w:ins>
      <w:ins w:id="48" w:author="David Kampmann" w:date="2025-12-03T17:02:00Z" w16du:dateUtc="2025-12-03T17:02:00Z">
        <w:r w:rsidR="005A324F">
          <w:t>o</w:t>
        </w:r>
      </w:ins>
      <w:ins w:id="49" w:author="David Kampmann" w:date="2025-12-03T17:01:00Z" w16du:dateUtc="2025-12-03T17:01:00Z">
        <w:r w:rsidR="005A324F">
          <w:t>gies</w:t>
        </w:r>
      </w:ins>
      <w:r w:rsidR="00242670">
        <w:t>.</w:t>
      </w:r>
      <w:r w:rsidR="009B7395">
        <w:t xml:space="preserve"> Further, scholars could incorporate </w:t>
      </w:r>
      <w:r w:rsidR="00882612">
        <w:t>jurisdiction-specific assessments into the benchmarking exercise. So far, we used global NGFS pathways to assess the alignment of corporate emission trajectories by allocating a share of global sectoral budgets to companies based on grandfathering</w:t>
      </w:r>
      <w:r w:rsidR="00815FE3">
        <w:t xml:space="preserve"> only</w:t>
      </w:r>
      <w:r w:rsidR="00882612">
        <w:t>. Future research could implement a country specific benchmarking of companies into APA</w:t>
      </w:r>
      <w:r w:rsidR="00774BBA">
        <w:t xml:space="preserve">. </w:t>
      </w:r>
      <w:moveFromRangeStart w:id="50" w:author="David Kampmann" w:date="2025-12-03T16:43:00Z" w:name="move215672602"/>
      <w:moveFrom w:id="51" w:author="David Kampmann" w:date="2025-12-03T16:43:00Z" w16du:dateUtc="2025-12-03T16:43:00Z">
        <w:r w:rsidR="00882612" w:rsidDel="00535366">
          <w:t>Furthermore, data science methods can be leveraged to scale the labor-intensive bottom-up modelling of companies’ production activities (in the absence of reliable and comprehensive asset-level disclosure) to cover all companies in the power and steel sectors.</w:t>
        </w:r>
        <w:r w:rsidR="001D4599" w:rsidDel="00535366">
          <w:t xml:space="preserve"> </w:t>
        </w:r>
      </w:moveFrom>
      <w:moveFromRangeEnd w:id="50"/>
      <w:r w:rsidR="001D4599">
        <w:t>Lastly, it is paramount to expand and adjust the assessment methodology underpinning APA</w:t>
      </w:r>
      <w:r w:rsidR="00882612">
        <w:t xml:space="preserve"> </w:t>
      </w:r>
      <w:r w:rsidR="001D4599">
        <w:t xml:space="preserve">to other carbon intensive sectors such as oil and gas, petrochemicals, or cement to enable robust assessment of TPs.  </w:t>
      </w:r>
    </w:p>
    <w:p w14:paraId="6984BBFD" w14:textId="77777777" w:rsidR="00E07971" w:rsidRPr="00E07971" w:rsidRDefault="00E07971" w:rsidP="00482938">
      <w:pPr>
        <w:rPr>
          <w:b/>
          <w:bCs/>
        </w:rPr>
      </w:pPr>
    </w:p>
    <w:p w14:paraId="442EEDE5" w14:textId="1339B795" w:rsidR="00E07971" w:rsidRPr="00E07971" w:rsidRDefault="00E07971" w:rsidP="00E07971">
      <w:pPr>
        <w:ind w:firstLine="0"/>
        <w:rPr>
          <w:b/>
          <w:bCs/>
        </w:rPr>
      </w:pPr>
      <w:r w:rsidRPr="00E07971">
        <w:rPr>
          <w:b/>
          <w:bCs/>
        </w:rPr>
        <w:t>Data Availability Statement</w:t>
      </w:r>
    </w:p>
    <w:p w14:paraId="01A8D730" w14:textId="77777777" w:rsidR="00E07971" w:rsidRDefault="00E07971" w:rsidP="00E07971">
      <w:pPr>
        <w:ind w:firstLine="0"/>
      </w:pPr>
    </w:p>
    <w:p w14:paraId="3B55D81B" w14:textId="746F1531" w:rsidR="00E07971" w:rsidRDefault="00E07971" w:rsidP="00E07971">
      <w:pPr>
        <w:ind w:firstLine="0"/>
      </w:pPr>
      <w:r>
        <w:t xml:space="preserve">All data is made publicly available as part of the Supplementary Materials. </w:t>
      </w:r>
    </w:p>
    <w:p w14:paraId="45189CE5" w14:textId="77777777" w:rsidR="00E07971" w:rsidRDefault="00E07971" w:rsidP="00E07971">
      <w:pPr>
        <w:ind w:firstLine="0"/>
      </w:pPr>
    </w:p>
    <w:p w14:paraId="43718290" w14:textId="77777777" w:rsidR="00E07971" w:rsidRDefault="00E07971" w:rsidP="00E07971">
      <w:pPr>
        <w:ind w:firstLine="0"/>
      </w:pPr>
    </w:p>
    <w:p w14:paraId="55E5201D" w14:textId="197C4E95" w:rsidR="00E07971" w:rsidRDefault="00E07971" w:rsidP="00E07971">
      <w:pPr>
        <w:ind w:firstLine="0"/>
        <w:rPr>
          <w:b/>
        </w:rPr>
      </w:pPr>
      <w:r w:rsidRPr="00E07971">
        <w:rPr>
          <w:b/>
        </w:rPr>
        <w:t>Code availability</w:t>
      </w:r>
    </w:p>
    <w:p w14:paraId="284BA951" w14:textId="77777777" w:rsidR="00E07971" w:rsidRDefault="00E07971" w:rsidP="00E07971">
      <w:pPr>
        <w:ind w:firstLine="0"/>
        <w:rPr>
          <w:b/>
        </w:rPr>
      </w:pPr>
    </w:p>
    <w:p w14:paraId="3A29949C" w14:textId="02CD108F" w:rsidR="00E07971" w:rsidRPr="00E07971" w:rsidRDefault="00E07971" w:rsidP="00E07971">
      <w:pPr>
        <w:ind w:firstLine="0"/>
        <w:rPr>
          <w:bCs/>
        </w:rPr>
      </w:pPr>
      <w:r w:rsidRPr="00E07971">
        <w:rPr>
          <w:bCs/>
        </w:rPr>
        <w:t xml:space="preserve">Not applicable. </w:t>
      </w:r>
    </w:p>
    <w:p w14:paraId="62BEA2AB" w14:textId="77777777" w:rsidR="00E07971" w:rsidRDefault="00E07971" w:rsidP="00E07971">
      <w:pPr>
        <w:ind w:firstLine="0"/>
      </w:pPr>
    </w:p>
    <w:p w14:paraId="685D77D4" w14:textId="77777777" w:rsidR="009520A4" w:rsidRPr="00CF579F" w:rsidRDefault="009520A4" w:rsidP="009870B3">
      <w:pPr>
        <w:ind w:firstLine="0"/>
      </w:pPr>
    </w:p>
    <w:p w14:paraId="0442E075" w14:textId="0BC9206A" w:rsidR="004F36DA" w:rsidRDefault="004F36DA" w:rsidP="004F36DA">
      <w:pPr>
        <w:pStyle w:val="Heading1"/>
        <w:ind w:firstLine="0"/>
      </w:pPr>
      <w:r>
        <w:t xml:space="preserve">References </w:t>
      </w:r>
    </w:p>
    <w:p w14:paraId="37CAFF18" w14:textId="4DA39C5E" w:rsidR="004F36DA" w:rsidRPr="004F36DA" w:rsidRDefault="004F36DA" w:rsidP="004F36DA">
      <w:pPr>
        <w:ind w:firstLine="0"/>
      </w:pPr>
    </w:p>
    <w:p w14:paraId="38FF1FED" w14:textId="27A4A72C" w:rsidR="006203E8" w:rsidRPr="006203E8" w:rsidRDefault="000F7425" w:rsidP="006203E8">
      <w:pPr>
        <w:widowControl w:val="0"/>
        <w:autoSpaceDE w:val="0"/>
        <w:autoSpaceDN w:val="0"/>
        <w:adjustRightInd w:val="0"/>
        <w:spacing w:after="160" w:line="240" w:lineRule="auto"/>
        <w:ind w:left="640" w:hanging="640"/>
        <w:rPr>
          <w:rFonts w:cs="Times New Roman"/>
          <w:noProof/>
        </w:rPr>
      </w:pPr>
      <w:r>
        <w:rPr>
          <w:b/>
          <w:bCs/>
          <w:lang w:val="en-GB"/>
        </w:rPr>
        <w:fldChar w:fldCharType="begin" w:fldLock="1"/>
      </w:r>
      <w:r>
        <w:rPr>
          <w:b/>
          <w:bCs/>
          <w:lang w:val="en-GB"/>
        </w:rPr>
        <w:instrText xml:space="preserve">ADDIN Mendeley Bibliography CSL_BIBLIOGRAPHY </w:instrText>
      </w:r>
      <w:r>
        <w:rPr>
          <w:b/>
          <w:bCs/>
          <w:lang w:val="en-GB"/>
        </w:rPr>
        <w:fldChar w:fldCharType="separate"/>
      </w:r>
      <w:r w:rsidR="006203E8" w:rsidRPr="006203E8">
        <w:rPr>
          <w:rFonts w:cs="Times New Roman"/>
          <w:noProof/>
        </w:rPr>
        <w:t>1.</w:t>
      </w:r>
      <w:r w:rsidR="006203E8" w:rsidRPr="006203E8">
        <w:rPr>
          <w:rFonts w:cs="Times New Roman"/>
          <w:noProof/>
        </w:rPr>
        <w:tab/>
        <w:t xml:space="preserve">HM Government. </w:t>
      </w:r>
      <w:r w:rsidR="006203E8" w:rsidRPr="006203E8">
        <w:rPr>
          <w:rFonts w:cs="Times New Roman"/>
          <w:i/>
          <w:iCs/>
          <w:noProof/>
        </w:rPr>
        <w:t>Mobilising Green Investment: 2023 Green Finance Strategy</w:t>
      </w:r>
      <w:r w:rsidR="006203E8" w:rsidRPr="006203E8">
        <w:rPr>
          <w:rFonts w:cs="Times New Roman"/>
          <w:noProof/>
        </w:rPr>
        <w:t>. https://assets.publishing.service.gov.uk/government/uploads/system/uploads/attachment_data/file/1149690/mobilising-green-investment-2023-green-finance-strategy.pdf (2023).</w:t>
      </w:r>
    </w:p>
    <w:p w14:paraId="2E78A18A" w14:textId="77777777" w:rsidR="006203E8" w:rsidRPr="006203E8" w:rsidRDefault="006203E8" w:rsidP="006203E8">
      <w:pPr>
        <w:widowControl w:val="0"/>
        <w:autoSpaceDE w:val="0"/>
        <w:autoSpaceDN w:val="0"/>
        <w:adjustRightInd w:val="0"/>
        <w:spacing w:after="160" w:line="240" w:lineRule="auto"/>
        <w:ind w:left="640" w:hanging="640"/>
        <w:rPr>
          <w:rFonts w:cs="Times New Roman"/>
          <w:noProof/>
        </w:rPr>
      </w:pPr>
      <w:r w:rsidRPr="006203E8">
        <w:rPr>
          <w:rFonts w:cs="Times New Roman"/>
          <w:noProof/>
        </w:rPr>
        <w:t>2.</w:t>
      </w:r>
      <w:r w:rsidRPr="006203E8">
        <w:rPr>
          <w:rFonts w:cs="Times New Roman"/>
          <w:noProof/>
        </w:rPr>
        <w:tab/>
        <w:t xml:space="preserve">European Commission. </w:t>
      </w:r>
      <w:r w:rsidRPr="006203E8">
        <w:rPr>
          <w:rFonts w:cs="Times New Roman"/>
          <w:i/>
          <w:iCs/>
          <w:noProof/>
        </w:rPr>
        <w:t>Corporate Sustainability Due Diligence</w:t>
      </w:r>
      <w:r w:rsidRPr="006203E8">
        <w:rPr>
          <w:rFonts w:cs="Times New Roman"/>
          <w:noProof/>
        </w:rPr>
        <w:t>. https://commission.europa.eu/business-economy-euro/doing-business-eu/sustainability-due-diligence-responsible-business/corporate-sustainability-due-diligence_en#what-are-the-next-steps (2024).</w:t>
      </w:r>
    </w:p>
    <w:p w14:paraId="64D9E7D3" w14:textId="77777777" w:rsidR="006203E8" w:rsidRPr="006203E8" w:rsidRDefault="006203E8" w:rsidP="006203E8">
      <w:pPr>
        <w:widowControl w:val="0"/>
        <w:autoSpaceDE w:val="0"/>
        <w:autoSpaceDN w:val="0"/>
        <w:adjustRightInd w:val="0"/>
        <w:spacing w:after="160" w:line="240" w:lineRule="auto"/>
        <w:ind w:left="640" w:hanging="640"/>
        <w:rPr>
          <w:rFonts w:cs="Times New Roman"/>
          <w:noProof/>
        </w:rPr>
      </w:pPr>
      <w:r w:rsidRPr="006203E8">
        <w:rPr>
          <w:rFonts w:cs="Times New Roman"/>
          <w:noProof/>
        </w:rPr>
        <w:t>3.</w:t>
      </w:r>
      <w:r w:rsidRPr="006203E8">
        <w:rPr>
          <w:rFonts w:cs="Times New Roman"/>
          <w:noProof/>
        </w:rPr>
        <w:tab/>
        <w:t xml:space="preserve">European Commission. </w:t>
      </w:r>
      <w:r w:rsidRPr="006203E8">
        <w:rPr>
          <w:rFonts w:cs="Times New Roman"/>
          <w:i/>
          <w:iCs/>
          <w:noProof/>
        </w:rPr>
        <w:t>Proposal for a DIRECTIVE OF THE EUROPEAN PARLIAMENT AND OF THE COUNCIL Amending Directives 2006/43/EC, 2013/34/EU, (EU) 2022/2464 and (EU) 2024/1760 as Regards Certain Corporate Sustainability Reporting and Due Diligence Requirements</w:t>
      </w:r>
      <w:r w:rsidRPr="006203E8">
        <w:rPr>
          <w:rFonts w:cs="Times New Roman"/>
          <w:noProof/>
        </w:rPr>
        <w:t>. (2025).</w:t>
      </w:r>
    </w:p>
    <w:p w14:paraId="169F6871" w14:textId="77777777" w:rsidR="006203E8" w:rsidRPr="006203E8" w:rsidRDefault="006203E8" w:rsidP="006203E8">
      <w:pPr>
        <w:widowControl w:val="0"/>
        <w:autoSpaceDE w:val="0"/>
        <w:autoSpaceDN w:val="0"/>
        <w:adjustRightInd w:val="0"/>
        <w:spacing w:after="160" w:line="240" w:lineRule="auto"/>
        <w:ind w:left="640" w:hanging="640"/>
        <w:rPr>
          <w:rFonts w:cs="Times New Roman"/>
          <w:noProof/>
        </w:rPr>
      </w:pPr>
      <w:r w:rsidRPr="006203E8">
        <w:rPr>
          <w:rFonts w:cs="Times New Roman"/>
          <w:noProof/>
        </w:rPr>
        <w:t>4.</w:t>
      </w:r>
      <w:r w:rsidRPr="006203E8">
        <w:rPr>
          <w:rFonts w:cs="Times New Roman"/>
          <w:noProof/>
        </w:rPr>
        <w:tab/>
        <w:t xml:space="preserve">European Parliament. Sustainability reporting and due diligence: MEPs back simplification changes. </w:t>
      </w:r>
      <w:r w:rsidRPr="006203E8">
        <w:rPr>
          <w:rFonts w:cs="Times New Roman"/>
          <w:i/>
          <w:iCs/>
          <w:noProof/>
        </w:rPr>
        <w:t>Press Release</w:t>
      </w:r>
      <w:r w:rsidRPr="006203E8">
        <w:rPr>
          <w:rFonts w:cs="Times New Roman"/>
          <w:noProof/>
        </w:rPr>
        <w:t xml:space="preserve"> (2025).</w:t>
      </w:r>
    </w:p>
    <w:p w14:paraId="7C7661E8" w14:textId="77777777" w:rsidR="006203E8" w:rsidRPr="006203E8" w:rsidRDefault="006203E8" w:rsidP="006203E8">
      <w:pPr>
        <w:widowControl w:val="0"/>
        <w:autoSpaceDE w:val="0"/>
        <w:autoSpaceDN w:val="0"/>
        <w:adjustRightInd w:val="0"/>
        <w:spacing w:after="160" w:line="240" w:lineRule="auto"/>
        <w:ind w:left="640" w:hanging="640"/>
        <w:rPr>
          <w:rFonts w:cs="Times New Roman"/>
          <w:noProof/>
        </w:rPr>
      </w:pPr>
      <w:r w:rsidRPr="006203E8">
        <w:rPr>
          <w:rFonts w:cs="Times New Roman"/>
          <w:noProof/>
        </w:rPr>
        <w:t>5.</w:t>
      </w:r>
      <w:r w:rsidRPr="006203E8">
        <w:rPr>
          <w:rFonts w:cs="Times New Roman"/>
          <w:noProof/>
        </w:rPr>
        <w:tab/>
        <w:t xml:space="preserve">Bryan, K. &amp; Mooney, A. How companies are starting to back away from green targets. </w:t>
      </w:r>
      <w:r w:rsidRPr="006203E8">
        <w:rPr>
          <w:rFonts w:cs="Times New Roman"/>
          <w:i/>
          <w:iCs/>
          <w:noProof/>
        </w:rPr>
        <w:lastRenderedPageBreak/>
        <w:t>Financial Times</w:t>
      </w:r>
      <w:r w:rsidRPr="006203E8">
        <w:rPr>
          <w:rFonts w:cs="Times New Roman"/>
          <w:noProof/>
        </w:rPr>
        <w:t xml:space="preserve"> (2024).</w:t>
      </w:r>
    </w:p>
    <w:p w14:paraId="6496FD96" w14:textId="77777777" w:rsidR="006203E8" w:rsidRPr="006203E8" w:rsidRDefault="006203E8" w:rsidP="006203E8">
      <w:pPr>
        <w:widowControl w:val="0"/>
        <w:autoSpaceDE w:val="0"/>
        <w:autoSpaceDN w:val="0"/>
        <w:adjustRightInd w:val="0"/>
        <w:spacing w:after="160" w:line="240" w:lineRule="auto"/>
        <w:ind w:left="640" w:hanging="640"/>
        <w:rPr>
          <w:rFonts w:cs="Times New Roman"/>
          <w:noProof/>
        </w:rPr>
      </w:pPr>
      <w:r w:rsidRPr="006203E8">
        <w:rPr>
          <w:rFonts w:cs="Times New Roman"/>
          <w:noProof/>
        </w:rPr>
        <w:t>6.</w:t>
      </w:r>
      <w:r w:rsidRPr="006203E8">
        <w:rPr>
          <w:rFonts w:cs="Times New Roman"/>
          <w:noProof/>
        </w:rPr>
        <w:tab/>
        <w:t xml:space="preserve">Tong, D. </w:t>
      </w:r>
      <w:r w:rsidRPr="006203E8">
        <w:rPr>
          <w:rFonts w:cs="Times New Roman"/>
          <w:i/>
          <w:iCs/>
          <w:noProof/>
        </w:rPr>
        <w:t>et al.</w:t>
      </w:r>
      <w:r w:rsidRPr="006203E8">
        <w:rPr>
          <w:rFonts w:cs="Times New Roman"/>
          <w:noProof/>
        </w:rPr>
        <w:t xml:space="preserve"> Committed emissions from existing energy infrastructure jeopardize 1.5 °C climate target. </w:t>
      </w:r>
      <w:r w:rsidRPr="006203E8">
        <w:rPr>
          <w:rFonts w:cs="Times New Roman"/>
          <w:i/>
          <w:iCs/>
          <w:noProof/>
        </w:rPr>
        <w:t>Nature</w:t>
      </w:r>
      <w:r w:rsidRPr="006203E8">
        <w:rPr>
          <w:rFonts w:cs="Times New Roman"/>
          <w:noProof/>
        </w:rPr>
        <w:t xml:space="preserve"> </w:t>
      </w:r>
      <w:r w:rsidRPr="006203E8">
        <w:rPr>
          <w:rFonts w:cs="Times New Roman"/>
          <w:b/>
          <w:bCs/>
          <w:noProof/>
        </w:rPr>
        <w:t>572</w:t>
      </w:r>
      <w:r w:rsidRPr="006203E8">
        <w:rPr>
          <w:rFonts w:cs="Times New Roman"/>
          <w:noProof/>
        </w:rPr>
        <w:t>, 373–377 (2019).</w:t>
      </w:r>
    </w:p>
    <w:p w14:paraId="0F8B4A86" w14:textId="77777777" w:rsidR="006203E8" w:rsidRPr="006203E8" w:rsidRDefault="006203E8" w:rsidP="006203E8">
      <w:pPr>
        <w:widowControl w:val="0"/>
        <w:autoSpaceDE w:val="0"/>
        <w:autoSpaceDN w:val="0"/>
        <w:adjustRightInd w:val="0"/>
        <w:spacing w:after="160" w:line="240" w:lineRule="auto"/>
        <w:ind w:left="640" w:hanging="640"/>
        <w:rPr>
          <w:rFonts w:cs="Times New Roman"/>
          <w:noProof/>
        </w:rPr>
      </w:pPr>
      <w:r w:rsidRPr="006203E8">
        <w:rPr>
          <w:rFonts w:cs="Times New Roman"/>
          <w:noProof/>
        </w:rPr>
        <w:t>7.</w:t>
      </w:r>
      <w:r w:rsidRPr="006203E8">
        <w:rPr>
          <w:rFonts w:cs="Times New Roman"/>
          <w:noProof/>
        </w:rPr>
        <w:tab/>
        <w:t xml:space="preserve">IEA. </w:t>
      </w:r>
      <w:r w:rsidRPr="006203E8">
        <w:rPr>
          <w:rFonts w:cs="Times New Roman"/>
          <w:i/>
          <w:iCs/>
          <w:noProof/>
        </w:rPr>
        <w:t>Energy Technology Perspectives 2020</w:t>
      </w:r>
      <w:r w:rsidRPr="006203E8">
        <w:rPr>
          <w:rFonts w:cs="Times New Roman"/>
          <w:noProof/>
        </w:rPr>
        <w:t>. (OECD Publishing, Paris, Paris, France, 2020). doi:https://doi.org/10.1787/d07136f0-en.</w:t>
      </w:r>
    </w:p>
    <w:p w14:paraId="6DB6A0C9" w14:textId="77777777" w:rsidR="006203E8" w:rsidRPr="006203E8" w:rsidRDefault="006203E8" w:rsidP="006203E8">
      <w:pPr>
        <w:widowControl w:val="0"/>
        <w:autoSpaceDE w:val="0"/>
        <w:autoSpaceDN w:val="0"/>
        <w:adjustRightInd w:val="0"/>
        <w:spacing w:after="160" w:line="240" w:lineRule="auto"/>
        <w:ind w:left="640" w:hanging="640"/>
        <w:rPr>
          <w:rFonts w:cs="Times New Roman"/>
          <w:noProof/>
        </w:rPr>
      </w:pPr>
      <w:r w:rsidRPr="006203E8">
        <w:rPr>
          <w:rFonts w:cs="Times New Roman"/>
          <w:noProof/>
        </w:rPr>
        <w:t>8.</w:t>
      </w:r>
      <w:r w:rsidRPr="006203E8">
        <w:rPr>
          <w:rFonts w:cs="Times New Roman"/>
          <w:noProof/>
        </w:rPr>
        <w:tab/>
        <w:t>IPCC. Climate Change 2021: The Physical Science Basis. Contribution of Working Group I to the Sixth Assessment Report of the Intergovernmental Panel on Climate Change. in (eds. Masson-Delmotte, V. et al.) (Cambridge University Press, Cambridge, United Kingdom and New York, NY, USA, 2021). doi:10.1017/9781009157896.</w:t>
      </w:r>
    </w:p>
    <w:p w14:paraId="1243425F" w14:textId="77777777" w:rsidR="006203E8" w:rsidRPr="006203E8" w:rsidRDefault="006203E8" w:rsidP="006203E8">
      <w:pPr>
        <w:widowControl w:val="0"/>
        <w:autoSpaceDE w:val="0"/>
        <w:autoSpaceDN w:val="0"/>
        <w:adjustRightInd w:val="0"/>
        <w:spacing w:after="160" w:line="240" w:lineRule="auto"/>
        <w:ind w:left="640" w:hanging="640"/>
        <w:rPr>
          <w:rFonts w:cs="Times New Roman"/>
          <w:noProof/>
        </w:rPr>
      </w:pPr>
      <w:r w:rsidRPr="006203E8">
        <w:rPr>
          <w:rFonts w:cs="Times New Roman"/>
          <w:noProof/>
        </w:rPr>
        <w:t>9.</w:t>
      </w:r>
      <w:r w:rsidRPr="006203E8">
        <w:rPr>
          <w:rFonts w:cs="Times New Roman"/>
          <w:noProof/>
        </w:rPr>
        <w:tab/>
        <w:t xml:space="preserve">Rekker, S., Ives, M. C., Wade, B., Webb, L. &amp; Greig, C. Measuring corporate Paris Compliance using a strict science-based approach. </w:t>
      </w:r>
      <w:r w:rsidRPr="006203E8">
        <w:rPr>
          <w:rFonts w:cs="Times New Roman"/>
          <w:i/>
          <w:iCs/>
          <w:noProof/>
        </w:rPr>
        <w:t>Nat. Commun.</w:t>
      </w:r>
      <w:r w:rsidRPr="006203E8">
        <w:rPr>
          <w:rFonts w:cs="Times New Roman"/>
          <w:noProof/>
        </w:rPr>
        <w:t xml:space="preserve"> </w:t>
      </w:r>
      <w:r w:rsidRPr="006203E8">
        <w:rPr>
          <w:rFonts w:cs="Times New Roman"/>
          <w:b/>
          <w:bCs/>
          <w:noProof/>
        </w:rPr>
        <w:t>13</w:t>
      </w:r>
      <w:r w:rsidRPr="006203E8">
        <w:rPr>
          <w:rFonts w:cs="Times New Roman"/>
          <w:noProof/>
        </w:rPr>
        <w:t>, 1–11 (2022).</w:t>
      </w:r>
    </w:p>
    <w:p w14:paraId="3955FA06" w14:textId="77777777" w:rsidR="006203E8" w:rsidRPr="006203E8" w:rsidRDefault="006203E8" w:rsidP="006203E8">
      <w:pPr>
        <w:widowControl w:val="0"/>
        <w:autoSpaceDE w:val="0"/>
        <w:autoSpaceDN w:val="0"/>
        <w:adjustRightInd w:val="0"/>
        <w:spacing w:after="160" w:line="240" w:lineRule="auto"/>
        <w:ind w:left="640" w:hanging="640"/>
        <w:rPr>
          <w:rFonts w:cs="Times New Roman"/>
          <w:noProof/>
        </w:rPr>
      </w:pPr>
      <w:r w:rsidRPr="006203E8">
        <w:rPr>
          <w:rFonts w:cs="Times New Roman"/>
          <w:noProof/>
        </w:rPr>
        <w:t>10.</w:t>
      </w:r>
      <w:r w:rsidRPr="006203E8">
        <w:rPr>
          <w:rFonts w:cs="Times New Roman"/>
          <w:noProof/>
        </w:rPr>
        <w:tab/>
        <w:t xml:space="preserve">Dietz, S. </w:t>
      </w:r>
      <w:r w:rsidRPr="006203E8">
        <w:rPr>
          <w:rFonts w:cs="Times New Roman"/>
          <w:i/>
          <w:iCs/>
          <w:noProof/>
        </w:rPr>
        <w:t>et al.</w:t>
      </w:r>
      <w:r w:rsidRPr="006203E8">
        <w:rPr>
          <w:rFonts w:cs="Times New Roman"/>
          <w:noProof/>
        </w:rPr>
        <w:t xml:space="preserve"> An assessment of climate action by high-carbon global corporations. </w:t>
      </w:r>
      <w:r w:rsidRPr="006203E8">
        <w:rPr>
          <w:rFonts w:cs="Times New Roman"/>
          <w:i/>
          <w:iCs/>
          <w:noProof/>
        </w:rPr>
        <w:t>Nat. Clim. Chang.</w:t>
      </w:r>
      <w:r w:rsidRPr="006203E8">
        <w:rPr>
          <w:rFonts w:cs="Times New Roman"/>
          <w:noProof/>
        </w:rPr>
        <w:t xml:space="preserve"> </w:t>
      </w:r>
      <w:r w:rsidRPr="006203E8">
        <w:rPr>
          <w:rFonts w:cs="Times New Roman"/>
          <w:b/>
          <w:bCs/>
          <w:noProof/>
        </w:rPr>
        <w:t>8</w:t>
      </w:r>
      <w:r w:rsidRPr="006203E8">
        <w:rPr>
          <w:rFonts w:cs="Times New Roman"/>
          <w:noProof/>
        </w:rPr>
        <w:t>, 1072–1075 (2018).</w:t>
      </w:r>
    </w:p>
    <w:p w14:paraId="326584E8" w14:textId="77777777" w:rsidR="006203E8" w:rsidRPr="006203E8" w:rsidRDefault="006203E8" w:rsidP="006203E8">
      <w:pPr>
        <w:widowControl w:val="0"/>
        <w:autoSpaceDE w:val="0"/>
        <w:autoSpaceDN w:val="0"/>
        <w:adjustRightInd w:val="0"/>
        <w:spacing w:after="160" w:line="240" w:lineRule="auto"/>
        <w:ind w:left="640" w:hanging="640"/>
        <w:rPr>
          <w:rFonts w:cs="Times New Roman"/>
          <w:noProof/>
        </w:rPr>
      </w:pPr>
      <w:r w:rsidRPr="006203E8">
        <w:rPr>
          <w:rFonts w:cs="Times New Roman"/>
          <w:noProof/>
        </w:rPr>
        <w:t>11.</w:t>
      </w:r>
      <w:r w:rsidRPr="006203E8">
        <w:rPr>
          <w:rFonts w:cs="Times New Roman"/>
          <w:noProof/>
        </w:rPr>
        <w:tab/>
        <w:t xml:space="preserve">Krabbe, O. </w:t>
      </w:r>
      <w:r w:rsidRPr="006203E8">
        <w:rPr>
          <w:rFonts w:cs="Times New Roman"/>
          <w:i/>
          <w:iCs/>
          <w:noProof/>
        </w:rPr>
        <w:t>et al.</w:t>
      </w:r>
      <w:r w:rsidRPr="006203E8">
        <w:rPr>
          <w:rFonts w:cs="Times New Roman"/>
          <w:noProof/>
        </w:rPr>
        <w:t xml:space="preserve"> Aligning corporate greenhouse-gas emissions targets with climate goals. </w:t>
      </w:r>
      <w:r w:rsidRPr="006203E8">
        <w:rPr>
          <w:rFonts w:cs="Times New Roman"/>
          <w:i/>
          <w:iCs/>
          <w:noProof/>
        </w:rPr>
        <w:t>Nat. Clim. Chang.</w:t>
      </w:r>
      <w:r w:rsidRPr="006203E8">
        <w:rPr>
          <w:rFonts w:cs="Times New Roman"/>
          <w:noProof/>
        </w:rPr>
        <w:t xml:space="preserve"> </w:t>
      </w:r>
      <w:r w:rsidRPr="006203E8">
        <w:rPr>
          <w:rFonts w:cs="Times New Roman"/>
          <w:b/>
          <w:bCs/>
          <w:noProof/>
        </w:rPr>
        <w:t>5</w:t>
      </w:r>
      <w:r w:rsidRPr="006203E8">
        <w:rPr>
          <w:rFonts w:cs="Times New Roman"/>
          <w:noProof/>
        </w:rPr>
        <w:t>, 1057–1060 (2015).</w:t>
      </w:r>
    </w:p>
    <w:p w14:paraId="7BA8921E" w14:textId="77777777" w:rsidR="006203E8" w:rsidRPr="006203E8" w:rsidRDefault="006203E8" w:rsidP="006203E8">
      <w:pPr>
        <w:widowControl w:val="0"/>
        <w:autoSpaceDE w:val="0"/>
        <w:autoSpaceDN w:val="0"/>
        <w:adjustRightInd w:val="0"/>
        <w:spacing w:after="160" w:line="240" w:lineRule="auto"/>
        <w:ind w:left="640" w:hanging="640"/>
        <w:rPr>
          <w:rFonts w:cs="Times New Roman"/>
          <w:noProof/>
        </w:rPr>
      </w:pPr>
      <w:r w:rsidRPr="006203E8">
        <w:rPr>
          <w:rFonts w:cs="Times New Roman"/>
          <w:noProof/>
        </w:rPr>
        <w:t>12.</w:t>
      </w:r>
      <w:r w:rsidRPr="006203E8">
        <w:rPr>
          <w:rFonts w:cs="Times New Roman"/>
          <w:noProof/>
        </w:rPr>
        <w:tab/>
        <w:t xml:space="preserve">Faria, P. C. S. &amp; Labutong, N. A description of four science-based corporate GHG target-setting methods. </w:t>
      </w:r>
      <w:r w:rsidRPr="006203E8">
        <w:rPr>
          <w:rFonts w:cs="Times New Roman"/>
          <w:i/>
          <w:iCs/>
          <w:noProof/>
        </w:rPr>
        <w:t>Sustain. Accounting, Manag. Policy J.</w:t>
      </w:r>
      <w:r w:rsidRPr="006203E8">
        <w:rPr>
          <w:rFonts w:cs="Times New Roman"/>
          <w:noProof/>
        </w:rPr>
        <w:t xml:space="preserve"> </w:t>
      </w:r>
      <w:r w:rsidRPr="006203E8">
        <w:rPr>
          <w:rFonts w:cs="Times New Roman"/>
          <w:b/>
          <w:bCs/>
          <w:noProof/>
        </w:rPr>
        <w:t>11</w:t>
      </w:r>
      <w:r w:rsidRPr="006203E8">
        <w:rPr>
          <w:rFonts w:cs="Times New Roman"/>
          <w:noProof/>
        </w:rPr>
        <w:t>, 591–612 (2020).</w:t>
      </w:r>
    </w:p>
    <w:p w14:paraId="0CFA80F0" w14:textId="77777777" w:rsidR="006203E8" w:rsidRPr="006203E8" w:rsidRDefault="006203E8" w:rsidP="006203E8">
      <w:pPr>
        <w:widowControl w:val="0"/>
        <w:autoSpaceDE w:val="0"/>
        <w:autoSpaceDN w:val="0"/>
        <w:adjustRightInd w:val="0"/>
        <w:spacing w:after="160" w:line="240" w:lineRule="auto"/>
        <w:ind w:left="640" w:hanging="640"/>
        <w:rPr>
          <w:rFonts w:cs="Times New Roman"/>
          <w:noProof/>
        </w:rPr>
      </w:pPr>
      <w:r w:rsidRPr="006203E8">
        <w:rPr>
          <w:rFonts w:cs="Times New Roman"/>
          <w:noProof/>
        </w:rPr>
        <w:t>13.</w:t>
      </w:r>
      <w:r w:rsidRPr="006203E8">
        <w:rPr>
          <w:rFonts w:cs="Times New Roman"/>
          <w:noProof/>
        </w:rPr>
        <w:tab/>
        <w:t xml:space="preserve">Rekker, S. </w:t>
      </w:r>
      <w:r w:rsidRPr="006203E8">
        <w:rPr>
          <w:rFonts w:cs="Times New Roman"/>
          <w:i/>
          <w:iCs/>
          <w:noProof/>
        </w:rPr>
        <w:t>et al.</w:t>
      </w:r>
      <w:r w:rsidRPr="006203E8">
        <w:rPr>
          <w:rFonts w:cs="Times New Roman"/>
          <w:noProof/>
        </w:rPr>
        <w:t xml:space="preserve"> Evaluating fossil fuel companies’ alignment with 1.5°C climate pathways. </w:t>
      </w:r>
      <w:r w:rsidRPr="006203E8">
        <w:rPr>
          <w:rFonts w:cs="Times New Roman"/>
          <w:i/>
          <w:iCs/>
          <w:noProof/>
        </w:rPr>
        <w:t>Nat. Clim. Chang.</w:t>
      </w:r>
      <w:r w:rsidRPr="006203E8">
        <w:rPr>
          <w:rFonts w:cs="Times New Roman"/>
          <w:noProof/>
        </w:rPr>
        <w:t xml:space="preserve"> </w:t>
      </w:r>
      <w:r w:rsidRPr="006203E8">
        <w:rPr>
          <w:rFonts w:cs="Times New Roman"/>
          <w:b/>
          <w:bCs/>
          <w:noProof/>
        </w:rPr>
        <w:t>13</w:t>
      </w:r>
      <w:r w:rsidRPr="006203E8">
        <w:rPr>
          <w:rFonts w:cs="Times New Roman"/>
          <w:noProof/>
        </w:rPr>
        <w:t>, 927–934 (2023).</w:t>
      </w:r>
    </w:p>
    <w:p w14:paraId="01312A5E" w14:textId="77777777" w:rsidR="006203E8" w:rsidRPr="006203E8" w:rsidRDefault="006203E8" w:rsidP="006203E8">
      <w:pPr>
        <w:widowControl w:val="0"/>
        <w:autoSpaceDE w:val="0"/>
        <w:autoSpaceDN w:val="0"/>
        <w:adjustRightInd w:val="0"/>
        <w:spacing w:after="160" w:line="240" w:lineRule="auto"/>
        <w:ind w:left="640" w:hanging="640"/>
        <w:rPr>
          <w:rFonts w:cs="Times New Roman"/>
          <w:noProof/>
        </w:rPr>
      </w:pPr>
      <w:r w:rsidRPr="006203E8">
        <w:rPr>
          <w:rFonts w:cs="Times New Roman"/>
          <w:noProof/>
        </w:rPr>
        <w:t>14.</w:t>
      </w:r>
      <w:r w:rsidRPr="006203E8">
        <w:rPr>
          <w:rFonts w:cs="Times New Roman"/>
          <w:noProof/>
        </w:rPr>
        <w:tab/>
        <w:t xml:space="preserve">CDP. </w:t>
      </w:r>
      <w:r w:rsidRPr="006203E8">
        <w:rPr>
          <w:rFonts w:cs="Times New Roman"/>
          <w:i/>
          <w:iCs/>
          <w:noProof/>
        </w:rPr>
        <w:t>Rising Disclosure Numbers Show More Companies Considering Climate and Nature Impacts, but Just under 400 Reporting Data Aligned with CDP’s Highest Benchmark</w:t>
      </w:r>
      <w:r w:rsidRPr="006203E8">
        <w:rPr>
          <w:rFonts w:cs="Times New Roman"/>
          <w:noProof/>
        </w:rPr>
        <w:t>. https://www.cdp.net/en/articles/companies/scores-press-release-2023 (2024).</w:t>
      </w:r>
    </w:p>
    <w:p w14:paraId="56330DF2" w14:textId="77777777" w:rsidR="006203E8" w:rsidRPr="006203E8" w:rsidRDefault="006203E8" w:rsidP="006203E8">
      <w:pPr>
        <w:widowControl w:val="0"/>
        <w:autoSpaceDE w:val="0"/>
        <w:autoSpaceDN w:val="0"/>
        <w:adjustRightInd w:val="0"/>
        <w:spacing w:after="160" w:line="240" w:lineRule="auto"/>
        <w:ind w:left="640" w:hanging="640"/>
        <w:rPr>
          <w:rFonts w:cs="Times New Roman"/>
          <w:noProof/>
        </w:rPr>
      </w:pPr>
      <w:r w:rsidRPr="006203E8">
        <w:rPr>
          <w:rFonts w:cs="Times New Roman"/>
          <w:noProof/>
        </w:rPr>
        <w:t>15.</w:t>
      </w:r>
      <w:r w:rsidRPr="006203E8">
        <w:rPr>
          <w:rFonts w:cs="Times New Roman"/>
          <w:noProof/>
        </w:rPr>
        <w:tab/>
        <w:t xml:space="preserve">CDP. </w:t>
      </w:r>
      <w:r w:rsidRPr="006203E8">
        <w:rPr>
          <w:rFonts w:cs="Times New Roman"/>
          <w:i/>
          <w:iCs/>
          <w:noProof/>
        </w:rPr>
        <w:t>CDP 2023 Disclosure Data Factsheet</w:t>
      </w:r>
      <w:r w:rsidRPr="006203E8">
        <w:rPr>
          <w:rFonts w:cs="Times New Roman"/>
          <w:noProof/>
        </w:rPr>
        <w:t>. https://www.cdp.net/en/companies/cdp-2023-disclosure-data-factsheet#2023trends (2024).</w:t>
      </w:r>
    </w:p>
    <w:p w14:paraId="7FAAE6C9" w14:textId="77777777" w:rsidR="006203E8" w:rsidRPr="006203E8" w:rsidRDefault="006203E8" w:rsidP="006203E8">
      <w:pPr>
        <w:widowControl w:val="0"/>
        <w:autoSpaceDE w:val="0"/>
        <w:autoSpaceDN w:val="0"/>
        <w:adjustRightInd w:val="0"/>
        <w:spacing w:after="160" w:line="240" w:lineRule="auto"/>
        <w:ind w:left="640" w:hanging="640"/>
        <w:rPr>
          <w:rFonts w:cs="Times New Roman"/>
          <w:noProof/>
        </w:rPr>
      </w:pPr>
      <w:r w:rsidRPr="006203E8">
        <w:rPr>
          <w:rFonts w:cs="Times New Roman"/>
          <w:noProof/>
        </w:rPr>
        <w:t>16.</w:t>
      </w:r>
      <w:r w:rsidRPr="006203E8">
        <w:rPr>
          <w:rFonts w:cs="Times New Roman"/>
          <w:noProof/>
        </w:rPr>
        <w:tab/>
        <w:t xml:space="preserve">TCFD. </w:t>
      </w:r>
      <w:r w:rsidRPr="006203E8">
        <w:rPr>
          <w:rFonts w:cs="Times New Roman"/>
          <w:i/>
          <w:iCs/>
          <w:noProof/>
        </w:rPr>
        <w:t>Measuring Portfolio Alignment: Technical Supplement</w:t>
      </w:r>
      <w:r w:rsidRPr="006203E8">
        <w:rPr>
          <w:rFonts w:cs="Times New Roman"/>
          <w:noProof/>
        </w:rPr>
        <w:t>. https://assets.bbhub.io/company/sites/60/2021/05/2021-TCFD-Portfolio_Alignment_Technical_Supplement.pdf (2021).</w:t>
      </w:r>
    </w:p>
    <w:p w14:paraId="5A64AB92" w14:textId="77777777" w:rsidR="006203E8" w:rsidRPr="006203E8" w:rsidRDefault="006203E8" w:rsidP="006203E8">
      <w:pPr>
        <w:widowControl w:val="0"/>
        <w:autoSpaceDE w:val="0"/>
        <w:autoSpaceDN w:val="0"/>
        <w:adjustRightInd w:val="0"/>
        <w:spacing w:after="160" w:line="240" w:lineRule="auto"/>
        <w:ind w:left="640" w:hanging="640"/>
        <w:rPr>
          <w:rFonts w:cs="Times New Roman"/>
          <w:noProof/>
        </w:rPr>
      </w:pPr>
      <w:r w:rsidRPr="006203E8">
        <w:rPr>
          <w:rFonts w:cs="Times New Roman"/>
          <w:noProof/>
        </w:rPr>
        <w:t>17.</w:t>
      </w:r>
      <w:r w:rsidRPr="006203E8">
        <w:rPr>
          <w:rFonts w:cs="Times New Roman"/>
          <w:noProof/>
        </w:rPr>
        <w:tab/>
        <w:t xml:space="preserve">Institut Louis Bachelier et al. </w:t>
      </w:r>
      <w:r w:rsidRPr="006203E8">
        <w:rPr>
          <w:rFonts w:cs="Times New Roman"/>
          <w:i/>
          <w:iCs/>
          <w:noProof/>
        </w:rPr>
        <w:t>The Alignment Cookbook - A Technical Review of Methodologies Assessing a Portfolio’s Alignment with Low-Carbon Trajectories or Temperature Goal</w:t>
      </w:r>
      <w:r w:rsidRPr="006203E8">
        <w:rPr>
          <w:rFonts w:cs="Times New Roman"/>
          <w:noProof/>
        </w:rPr>
        <w:t>. https://www.louisbachelier.org/wp-content/uploads/2020/10/cookbook.pdf (2020).</w:t>
      </w:r>
    </w:p>
    <w:p w14:paraId="6316F84C" w14:textId="77777777" w:rsidR="006203E8" w:rsidRPr="006203E8" w:rsidRDefault="006203E8" w:rsidP="006203E8">
      <w:pPr>
        <w:widowControl w:val="0"/>
        <w:autoSpaceDE w:val="0"/>
        <w:autoSpaceDN w:val="0"/>
        <w:adjustRightInd w:val="0"/>
        <w:spacing w:after="160" w:line="240" w:lineRule="auto"/>
        <w:ind w:left="640" w:hanging="640"/>
        <w:rPr>
          <w:rFonts w:cs="Times New Roman"/>
          <w:noProof/>
        </w:rPr>
      </w:pPr>
      <w:r w:rsidRPr="006203E8">
        <w:rPr>
          <w:rFonts w:cs="Times New Roman"/>
          <w:noProof/>
        </w:rPr>
        <w:t>18.</w:t>
      </w:r>
      <w:r w:rsidRPr="006203E8">
        <w:rPr>
          <w:rFonts w:cs="Times New Roman"/>
          <w:noProof/>
        </w:rPr>
        <w:tab/>
        <w:t xml:space="preserve">Schwegler, R., Reisser, M., Iten, R., Füssler, J. &amp; Utz, S. </w:t>
      </w:r>
      <w:r w:rsidRPr="006203E8">
        <w:rPr>
          <w:rFonts w:cs="Times New Roman"/>
          <w:i/>
          <w:iCs/>
          <w:noProof/>
        </w:rPr>
        <w:t>Portfolio Climate Alignment: Understanding Unwanted Disincentives When Using Climate Alignment Methodologies</w:t>
      </w:r>
      <w:r w:rsidRPr="006203E8">
        <w:rPr>
          <w:rFonts w:cs="Times New Roman"/>
          <w:noProof/>
        </w:rPr>
        <w:t>. https://www.bafu.admin.ch/dam/bafu/de/dokumente/klima/externe-studien-berichte/Report_Portfolio Climate Alignment_Infras_HSG_22.06.2022.pdf.download.pdf/Report_Portfolio Climate Alignment_Infras_HSG_22.06.2022.pdf (2022).</w:t>
      </w:r>
    </w:p>
    <w:p w14:paraId="034069E8" w14:textId="77777777" w:rsidR="006203E8" w:rsidRPr="006203E8" w:rsidRDefault="006203E8" w:rsidP="006203E8">
      <w:pPr>
        <w:widowControl w:val="0"/>
        <w:autoSpaceDE w:val="0"/>
        <w:autoSpaceDN w:val="0"/>
        <w:adjustRightInd w:val="0"/>
        <w:spacing w:after="160" w:line="240" w:lineRule="auto"/>
        <w:ind w:left="640" w:hanging="640"/>
        <w:rPr>
          <w:rFonts w:cs="Times New Roman"/>
          <w:noProof/>
        </w:rPr>
      </w:pPr>
      <w:r w:rsidRPr="006203E8">
        <w:rPr>
          <w:rFonts w:cs="Times New Roman"/>
          <w:noProof/>
        </w:rPr>
        <w:t>19.</w:t>
      </w:r>
      <w:r w:rsidRPr="006203E8">
        <w:rPr>
          <w:rFonts w:cs="Times New Roman"/>
          <w:noProof/>
        </w:rPr>
        <w:tab/>
        <w:t xml:space="preserve">Berg, F., Kölbel, J. F. &amp; Rigobon, R. Aggregate Confusion: The Divergence of ESG </w:t>
      </w:r>
      <w:r w:rsidRPr="006203E8">
        <w:rPr>
          <w:rFonts w:cs="Times New Roman"/>
          <w:noProof/>
        </w:rPr>
        <w:lastRenderedPageBreak/>
        <w:t xml:space="preserve">Ratings. </w:t>
      </w:r>
      <w:r w:rsidRPr="006203E8">
        <w:rPr>
          <w:rFonts w:cs="Times New Roman"/>
          <w:i/>
          <w:iCs/>
          <w:noProof/>
        </w:rPr>
        <w:t>Rev. Financ.</w:t>
      </w:r>
      <w:r w:rsidRPr="006203E8">
        <w:rPr>
          <w:rFonts w:cs="Times New Roman"/>
          <w:noProof/>
        </w:rPr>
        <w:t xml:space="preserve"> </w:t>
      </w:r>
      <w:r w:rsidRPr="006203E8">
        <w:rPr>
          <w:rFonts w:cs="Times New Roman"/>
          <w:b/>
          <w:bCs/>
          <w:noProof/>
        </w:rPr>
        <w:t>Forthcomin</w:t>
      </w:r>
      <w:r w:rsidRPr="006203E8">
        <w:rPr>
          <w:rFonts w:cs="Times New Roman"/>
          <w:noProof/>
        </w:rPr>
        <w:t>, (2022).</w:t>
      </w:r>
    </w:p>
    <w:p w14:paraId="592BAB24" w14:textId="77777777" w:rsidR="006203E8" w:rsidRPr="006203E8" w:rsidRDefault="006203E8" w:rsidP="006203E8">
      <w:pPr>
        <w:widowControl w:val="0"/>
        <w:autoSpaceDE w:val="0"/>
        <w:autoSpaceDN w:val="0"/>
        <w:adjustRightInd w:val="0"/>
        <w:spacing w:after="160" w:line="240" w:lineRule="auto"/>
        <w:ind w:left="640" w:hanging="640"/>
        <w:rPr>
          <w:rFonts w:cs="Times New Roman"/>
          <w:noProof/>
        </w:rPr>
      </w:pPr>
      <w:r w:rsidRPr="006203E8">
        <w:rPr>
          <w:rFonts w:cs="Times New Roman"/>
          <w:noProof/>
        </w:rPr>
        <w:t>20.</w:t>
      </w:r>
      <w:r w:rsidRPr="006203E8">
        <w:rPr>
          <w:rFonts w:cs="Times New Roman"/>
          <w:noProof/>
        </w:rPr>
        <w:tab/>
        <w:t xml:space="preserve">Caldecott, B. </w:t>
      </w:r>
      <w:r w:rsidRPr="006203E8">
        <w:rPr>
          <w:rFonts w:cs="Times New Roman"/>
          <w:i/>
          <w:iCs/>
          <w:noProof/>
        </w:rPr>
        <w:t>et al.</w:t>
      </w:r>
      <w:r w:rsidRPr="006203E8">
        <w:rPr>
          <w:rFonts w:cs="Times New Roman"/>
          <w:noProof/>
        </w:rPr>
        <w:t xml:space="preserve"> </w:t>
      </w:r>
      <w:r w:rsidRPr="006203E8">
        <w:rPr>
          <w:rFonts w:cs="Times New Roman"/>
          <w:i/>
          <w:iCs/>
          <w:noProof/>
        </w:rPr>
        <w:t>Sustainable Finance and Transmission Mechanisms to the Real Economy</w:t>
      </w:r>
      <w:r w:rsidRPr="006203E8">
        <w:rPr>
          <w:rFonts w:cs="Times New Roman"/>
          <w:noProof/>
        </w:rPr>
        <w:t>. https://www.smithschool.ox.ac.uk/sites/default/files/2022-04/Sustainable-Finance-and-Transmission-Mechanisms-to-the-Real-Economy.pdf (2022).</w:t>
      </w:r>
    </w:p>
    <w:p w14:paraId="7B517751" w14:textId="77777777" w:rsidR="006203E8" w:rsidRPr="006203E8" w:rsidRDefault="006203E8" w:rsidP="006203E8">
      <w:pPr>
        <w:widowControl w:val="0"/>
        <w:autoSpaceDE w:val="0"/>
        <w:autoSpaceDN w:val="0"/>
        <w:adjustRightInd w:val="0"/>
        <w:spacing w:after="160" w:line="240" w:lineRule="auto"/>
        <w:ind w:left="640" w:hanging="640"/>
        <w:rPr>
          <w:rFonts w:cs="Times New Roman"/>
          <w:noProof/>
        </w:rPr>
      </w:pPr>
      <w:r w:rsidRPr="006203E8">
        <w:rPr>
          <w:rFonts w:cs="Times New Roman"/>
          <w:noProof/>
        </w:rPr>
        <w:t>21.</w:t>
      </w:r>
      <w:r w:rsidRPr="006203E8">
        <w:rPr>
          <w:rFonts w:cs="Times New Roman"/>
          <w:noProof/>
        </w:rPr>
        <w:tab/>
        <w:t xml:space="preserve">Pfeiffer, A., Hepburn, C., Vogt-Schilb, A. &amp; Caldecott, B. Committed emissions from existing and planned power plants and asset stranding required to meet the Paris Agreement. </w:t>
      </w:r>
      <w:r w:rsidRPr="006203E8">
        <w:rPr>
          <w:rFonts w:cs="Times New Roman"/>
          <w:i/>
          <w:iCs/>
          <w:noProof/>
        </w:rPr>
        <w:t>Environ. Res. Lett.</w:t>
      </w:r>
      <w:r w:rsidRPr="006203E8">
        <w:rPr>
          <w:rFonts w:cs="Times New Roman"/>
          <w:noProof/>
        </w:rPr>
        <w:t xml:space="preserve"> </w:t>
      </w:r>
      <w:r w:rsidRPr="006203E8">
        <w:rPr>
          <w:rFonts w:cs="Times New Roman"/>
          <w:b/>
          <w:bCs/>
          <w:noProof/>
        </w:rPr>
        <w:t>13</w:t>
      </w:r>
      <w:r w:rsidRPr="006203E8">
        <w:rPr>
          <w:rFonts w:cs="Times New Roman"/>
          <w:noProof/>
        </w:rPr>
        <w:t>, (2018).</w:t>
      </w:r>
    </w:p>
    <w:p w14:paraId="7F5B5D33" w14:textId="77777777" w:rsidR="006203E8" w:rsidRPr="006203E8" w:rsidRDefault="006203E8" w:rsidP="006203E8">
      <w:pPr>
        <w:widowControl w:val="0"/>
        <w:autoSpaceDE w:val="0"/>
        <w:autoSpaceDN w:val="0"/>
        <w:adjustRightInd w:val="0"/>
        <w:spacing w:after="160" w:line="240" w:lineRule="auto"/>
        <w:ind w:left="640" w:hanging="640"/>
        <w:rPr>
          <w:rFonts w:cs="Times New Roman"/>
          <w:noProof/>
        </w:rPr>
      </w:pPr>
      <w:r w:rsidRPr="006203E8">
        <w:rPr>
          <w:rFonts w:cs="Times New Roman"/>
          <w:noProof/>
        </w:rPr>
        <w:t>22.</w:t>
      </w:r>
      <w:r w:rsidRPr="006203E8">
        <w:rPr>
          <w:rFonts w:cs="Times New Roman"/>
          <w:noProof/>
        </w:rPr>
        <w:tab/>
        <w:t xml:space="preserve">Pfeiffer, A., Millar, R., Hepburn, C. &amp; Beinhocker, E. The ‘2°C capital stock’ for electricity generation: Committed cumulative carbon emissions from the electricity generation sector and the transition to a green economy. </w:t>
      </w:r>
      <w:r w:rsidRPr="006203E8">
        <w:rPr>
          <w:rFonts w:cs="Times New Roman"/>
          <w:i/>
          <w:iCs/>
          <w:noProof/>
        </w:rPr>
        <w:t>Appl. Energy</w:t>
      </w:r>
      <w:r w:rsidRPr="006203E8">
        <w:rPr>
          <w:rFonts w:cs="Times New Roman"/>
          <w:noProof/>
        </w:rPr>
        <w:t xml:space="preserve"> </w:t>
      </w:r>
      <w:r w:rsidRPr="006203E8">
        <w:rPr>
          <w:rFonts w:cs="Times New Roman"/>
          <w:b/>
          <w:bCs/>
          <w:noProof/>
        </w:rPr>
        <w:t>179</w:t>
      </w:r>
      <w:r w:rsidRPr="006203E8">
        <w:rPr>
          <w:rFonts w:cs="Times New Roman"/>
          <w:noProof/>
        </w:rPr>
        <w:t>, 1395–1408 (2016).</w:t>
      </w:r>
    </w:p>
    <w:p w14:paraId="6F137A9D" w14:textId="77777777" w:rsidR="006203E8" w:rsidRPr="006203E8" w:rsidRDefault="006203E8" w:rsidP="006203E8">
      <w:pPr>
        <w:widowControl w:val="0"/>
        <w:autoSpaceDE w:val="0"/>
        <w:autoSpaceDN w:val="0"/>
        <w:adjustRightInd w:val="0"/>
        <w:spacing w:after="160" w:line="240" w:lineRule="auto"/>
        <w:ind w:left="640" w:hanging="640"/>
        <w:rPr>
          <w:rFonts w:cs="Times New Roman"/>
          <w:noProof/>
        </w:rPr>
      </w:pPr>
      <w:r w:rsidRPr="006203E8">
        <w:rPr>
          <w:rFonts w:cs="Times New Roman"/>
          <w:noProof/>
        </w:rPr>
        <w:t>23.</w:t>
      </w:r>
      <w:r w:rsidRPr="006203E8">
        <w:rPr>
          <w:rFonts w:cs="Times New Roman"/>
          <w:noProof/>
        </w:rPr>
        <w:tab/>
        <w:t xml:space="preserve">Davis, S. J. &amp; Socolow, R. H. Commitment accounting of CO2 emissions. </w:t>
      </w:r>
      <w:r w:rsidRPr="006203E8">
        <w:rPr>
          <w:rFonts w:cs="Times New Roman"/>
          <w:i/>
          <w:iCs/>
          <w:noProof/>
        </w:rPr>
        <w:t>Environ. Res. Lett.</w:t>
      </w:r>
      <w:r w:rsidRPr="006203E8">
        <w:rPr>
          <w:rFonts w:cs="Times New Roman"/>
          <w:noProof/>
        </w:rPr>
        <w:t xml:space="preserve"> </w:t>
      </w:r>
      <w:r w:rsidRPr="006203E8">
        <w:rPr>
          <w:rFonts w:cs="Times New Roman"/>
          <w:b/>
          <w:bCs/>
          <w:noProof/>
        </w:rPr>
        <w:t>9</w:t>
      </w:r>
      <w:r w:rsidRPr="006203E8">
        <w:rPr>
          <w:rFonts w:cs="Times New Roman"/>
          <w:noProof/>
        </w:rPr>
        <w:t>, (2014).</w:t>
      </w:r>
    </w:p>
    <w:p w14:paraId="5953DA6F" w14:textId="77777777" w:rsidR="006203E8" w:rsidRPr="006203E8" w:rsidRDefault="006203E8" w:rsidP="006203E8">
      <w:pPr>
        <w:widowControl w:val="0"/>
        <w:autoSpaceDE w:val="0"/>
        <w:autoSpaceDN w:val="0"/>
        <w:adjustRightInd w:val="0"/>
        <w:spacing w:after="160" w:line="240" w:lineRule="auto"/>
        <w:ind w:left="640" w:hanging="640"/>
        <w:rPr>
          <w:rFonts w:cs="Times New Roman"/>
          <w:noProof/>
        </w:rPr>
      </w:pPr>
      <w:r w:rsidRPr="006203E8">
        <w:rPr>
          <w:rFonts w:cs="Times New Roman"/>
          <w:noProof/>
        </w:rPr>
        <w:t>24.</w:t>
      </w:r>
      <w:r w:rsidRPr="006203E8">
        <w:rPr>
          <w:rFonts w:cs="Times New Roman"/>
          <w:noProof/>
        </w:rPr>
        <w:tab/>
        <w:t xml:space="preserve">Erickson, P., Kartha, S., Lazarus, M. &amp; Tempest, K. Assessing carbon lock-in. </w:t>
      </w:r>
      <w:r w:rsidRPr="006203E8">
        <w:rPr>
          <w:rFonts w:cs="Times New Roman"/>
          <w:i/>
          <w:iCs/>
          <w:noProof/>
        </w:rPr>
        <w:t>Environ. Res. Lett.</w:t>
      </w:r>
      <w:r w:rsidRPr="006203E8">
        <w:rPr>
          <w:rFonts w:cs="Times New Roman"/>
          <w:noProof/>
        </w:rPr>
        <w:t xml:space="preserve"> </w:t>
      </w:r>
      <w:r w:rsidRPr="006203E8">
        <w:rPr>
          <w:rFonts w:cs="Times New Roman"/>
          <w:b/>
          <w:bCs/>
          <w:noProof/>
        </w:rPr>
        <w:t>10</w:t>
      </w:r>
      <w:r w:rsidRPr="006203E8">
        <w:rPr>
          <w:rFonts w:cs="Times New Roman"/>
          <w:noProof/>
        </w:rPr>
        <w:t>, (2015).</w:t>
      </w:r>
    </w:p>
    <w:p w14:paraId="00EFC8D8" w14:textId="77777777" w:rsidR="006203E8" w:rsidRPr="006203E8" w:rsidRDefault="006203E8" w:rsidP="006203E8">
      <w:pPr>
        <w:widowControl w:val="0"/>
        <w:autoSpaceDE w:val="0"/>
        <w:autoSpaceDN w:val="0"/>
        <w:adjustRightInd w:val="0"/>
        <w:spacing w:after="160" w:line="240" w:lineRule="auto"/>
        <w:ind w:left="640" w:hanging="640"/>
        <w:rPr>
          <w:rFonts w:cs="Times New Roman"/>
          <w:noProof/>
        </w:rPr>
      </w:pPr>
      <w:r w:rsidRPr="006203E8">
        <w:rPr>
          <w:rFonts w:cs="Times New Roman"/>
          <w:noProof/>
        </w:rPr>
        <w:t>25.</w:t>
      </w:r>
      <w:r w:rsidRPr="006203E8">
        <w:rPr>
          <w:rFonts w:cs="Times New Roman"/>
          <w:noProof/>
        </w:rPr>
        <w:tab/>
        <w:t xml:space="preserve">Vogl, V., Olsson, O. &amp; Nykvist, B. Phasing out the blast furnace to meet global climate targets. </w:t>
      </w:r>
      <w:r w:rsidRPr="006203E8">
        <w:rPr>
          <w:rFonts w:cs="Times New Roman"/>
          <w:i/>
          <w:iCs/>
          <w:noProof/>
        </w:rPr>
        <w:t>Joule</w:t>
      </w:r>
      <w:r w:rsidRPr="006203E8">
        <w:rPr>
          <w:rFonts w:cs="Times New Roman"/>
          <w:noProof/>
        </w:rPr>
        <w:t xml:space="preserve"> </w:t>
      </w:r>
      <w:r w:rsidRPr="006203E8">
        <w:rPr>
          <w:rFonts w:cs="Times New Roman"/>
          <w:b/>
          <w:bCs/>
          <w:noProof/>
        </w:rPr>
        <w:t>5</w:t>
      </w:r>
      <w:r w:rsidRPr="006203E8">
        <w:rPr>
          <w:rFonts w:cs="Times New Roman"/>
          <w:noProof/>
        </w:rPr>
        <w:t>, 2646–2662 (2021).</w:t>
      </w:r>
    </w:p>
    <w:p w14:paraId="09F8A4E5" w14:textId="77777777" w:rsidR="006203E8" w:rsidRPr="006203E8" w:rsidRDefault="006203E8" w:rsidP="006203E8">
      <w:pPr>
        <w:widowControl w:val="0"/>
        <w:autoSpaceDE w:val="0"/>
        <w:autoSpaceDN w:val="0"/>
        <w:adjustRightInd w:val="0"/>
        <w:spacing w:after="160" w:line="240" w:lineRule="auto"/>
        <w:ind w:left="640" w:hanging="640"/>
        <w:rPr>
          <w:rFonts w:cs="Times New Roman"/>
          <w:noProof/>
        </w:rPr>
      </w:pPr>
      <w:r w:rsidRPr="006203E8">
        <w:rPr>
          <w:rFonts w:cs="Times New Roman"/>
          <w:noProof/>
        </w:rPr>
        <w:t>26.</w:t>
      </w:r>
      <w:r w:rsidRPr="006203E8">
        <w:rPr>
          <w:rFonts w:cs="Times New Roman"/>
          <w:noProof/>
        </w:rPr>
        <w:tab/>
        <w:t xml:space="preserve">Lei, T. </w:t>
      </w:r>
      <w:r w:rsidRPr="006203E8">
        <w:rPr>
          <w:rFonts w:cs="Times New Roman"/>
          <w:i/>
          <w:iCs/>
          <w:noProof/>
        </w:rPr>
        <w:t>et al.</w:t>
      </w:r>
      <w:r w:rsidRPr="006203E8">
        <w:rPr>
          <w:rFonts w:cs="Times New Roman"/>
          <w:noProof/>
        </w:rPr>
        <w:t xml:space="preserve"> Global iron and steel plant CO2 emissions and carbon-neutrality pathways. </w:t>
      </w:r>
      <w:r w:rsidRPr="006203E8">
        <w:rPr>
          <w:rFonts w:cs="Times New Roman"/>
          <w:i/>
          <w:iCs/>
          <w:noProof/>
        </w:rPr>
        <w:t>Nature</w:t>
      </w:r>
      <w:r w:rsidRPr="006203E8">
        <w:rPr>
          <w:rFonts w:cs="Times New Roman"/>
          <w:noProof/>
        </w:rPr>
        <w:t xml:space="preserve"> </w:t>
      </w:r>
      <w:r w:rsidRPr="006203E8">
        <w:rPr>
          <w:rFonts w:cs="Times New Roman"/>
          <w:b/>
          <w:bCs/>
          <w:noProof/>
        </w:rPr>
        <w:t>622</w:t>
      </w:r>
      <w:r w:rsidRPr="006203E8">
        <w:rPr>
          <w:rFonts w:cs="Times New Roman"/>
          <w:noProof/>
        </w:rPr>
        <w:t>, 514–520 (2023).</w:t>
      </w:r>
    </w:p>
    <w:p w14:paraId="22DA8EEE" w14:textId="77777777" w:rsidR="006203E8" w:rsidRPr="006203E8" w:rsidRDefault="006203E8" w:rsidP="006203E8">
      <w:pPr>
        <w:widowControl w:val="0"/>
        <w:autoSpaceDE w:val="0"/>
        <w:autoSpaceDN w:val="0"/>
        <w:adjustRightInd w:val="0"/>
        <w:spacing w:after="160" w:line="240" w:lineRule="auto"/>
        <w:ind w:left="640" w:hanging="640"/>
        <w:rPr>
          <w:rFonts w:cs="Times New Roman"/>
          <w:noProof/>
        </w:rPr>
      </w:pPr>
      <w:r w:rsidRPr="006203E8">
        <w:rPr>
          <w:rFonts w:cs="Times New Roman"/>
          <w:noProof/>
        </w:rPr>
        <w:t>27.</w:t>
      </w:r>
      <w:r w:rsidRPr="006203E8">
        <w:rPr>
          <w:rFonts w:cs="Times New Roman"/>
          <w:noProof/>
        </w:rPr>
        <w:tab/>
        <w:t xml:space="preserve">Xu, R. </w:t>
      </w:r>
      <w:r w:rsidRPr="006203E8">
        <w:rPr>
          <w:rFonts w:cs="Times New Roman"/>
          <w:i/>
          <w:iCs/>
          <w:noProof/>
        </w:rPr>
        <w:t>et al.</w:t>
      </w:r>
      <w:r w:rsidRPr="006203E8">
        <w:rPr>
          <w:rFonts w:cs="Times New Roman"/>
          <w:noProof/>
        </w:rPr>
        <w:t xml:space="preserve"> Plant-by-plant decarbonization strategies for the global steel industry. </w:t>
      </w:r>
      <w:r w:rsidRPr="006203E8">
        <w:rPr>
          <w:rFonts w:cs="Times New Roman"/>
          <w:i/>
          <w:iCs/>
          <w:noProof/>
        </w:rPr>
        <w:t>Nat. Clim. Chang.</w:t>
      </w:r>
      <w:r w:rsidRPr="006203E8">
        <w:rPr>
          <w:rFonts w:cs="Times New Roman"/>
          <w:noProof/>
        </w:rPr>
        <w:t xml:space="preserve"> </w:t>
      </w:r>
      <w:r w:rsidRPr="006203E8">
        <w:rPr>
          <w:rFonts w:cs="Times New Roman"/>
          <w:b/>
          <w:bCs/>
          <w:noProof/>
        </w:rPr>
        <w:t>13</w:t>
      </w:r>
      <w:r w:rsidRPr="006203E8">
        <w:rPr>
          <w:rFonts w:cs="Times New Roman"/>
          <w:noProof/>
        </w:rPr>
        <w:t>, 1067–1074 (2023).</w:t>
      </w:r>
    </w:p>
    <w:p w14:paraId="35AA061C" w14:textId="77777777" w:rsidR="006203E8" w:rsidRPr="006203E8" w:rsidRDefault="006203E8" w:rsidP="006203E8">
      <w:pPr>
        <w:widowControl w:val="0"/>
        <w:autoSpaceDE w:val="0"/>
        <w:autoSpaceDN w:val="0"/>
        <w:adjustRightInd w:val="0"/>
        <w:spacing w:after="160" w:line="240" w:lineRule="auto"/>
        <w:ind w:left="640" w:hanging="640"/>
        <w:rPr>
          <w:rFonts w:cs="Times New Roman"/>
          <w:noProof/>
        </w:rPr>
      </w:pPr>
      <w:r w:rsidRPr="006203E8">
        <w:rPr>
          <w:rFonts w:cs="Times New Roman"/>
          <w:noProof/>
        </w:rPr>
        <w:t>28.</w:t>
      </w:r>
      <w:r w:rsidRPr="006203E8">
        <w:rPr>
          <w:rFonts w:cs="Times New Roman"/>
          <w:noProof/>
        </w:rPr>
        <w:tab/>
        <w:t xml:space="preserve">2DII &amp; RMI. </w:t>
      </w:r>
      <w:r w:rsidRPr="006203E8">
        <w:rPr>
          <w:rFonts w:cs="Times New Roman"/>
          <w:i/>
          <w:iCs/>
          <w:noProof/>
        </w:rPr>
        <w:t>Analysis and Methodology for Measuring Company-Level Alignment for Climate Action 100+</w:t>
      </w:r>
      <w:r w:rsidRPr="006203E8">
        <w:rPr>
          <w:rFonts w:cs="Times New Roman"/>
          <w:noProof/>
        </w:rPr>
        <w:t>. https://www.climateaction100.org/wp-content/uploads/2021/11/2DII-CA100-Benchmark-Alignment-Indicators-Methodology_Oct21-2.pdf (2022).</w:t>
      </w:r>
    </w:p>
    <w:p w14:paraId="56B9207F" w14:textId="77777777" w:rsidR="006203E8" w:rsidRPr="006203E8" w:rsidRDefault="006203E8" w:rsidP="006203E8">
      <w:pPr>
        <w:widowControl w:val="0"/>
        <w:autoSpaceDE w:val="0"/>
        <w:autoSpaceDN w:val="0"/>
        <w:adjustRightInd w:val="0"/>
        <w:spacing w:after="160" w:line="240" w:lineRule="auto"/>
        <w:ind w:left="640" w:hanging="640"/>
        <w:rPr>
          <w:rFonts w:cs="Times New Roman"/>
          <w:noProof/>
        </w:rPr>
      </w:pPr>
      <w:r w:rsidRPr="006203E8">
        <w:rPr>
          <w:rFonts w:cs="Times New Roman"/>
          <w:noProof/>
        </w:rPr>
        <w:t>29.</w:t>
      </w:r>
      <w:r w:rsidRPr="006203E8">
        <w:rPr>
          <w:rFonts w:cs="Times New Roman"/>
          <w:noProof/>
        </w:rPr>
        <w:tab/>
        <w:t xml:space="preserve">WBCSD &amp; WRI. Setting Organizational Boundaries. in </w:t>
      </w:r>
      <w:r w:rsidRPr="006203E8">
        <w:rPr>
          <w:rFonts w:cs="Times New Roman"/>
          <w:i/>
          <w:iCs/>
          <w:noProof/>
        </w:rPr>
        <w:t>The Greenhouse Gas Protocol: A Corporate Accounting and Reporting Standard</w:t>
      </w:r>
      <w:r w:rsidRPr="006203E8">
        <w:rPr>
          <w:rFonts w:cs="Times New Roman"/>
          <w:noProof/>
        </w:rPr>
        <w:t xml:space="preserve"> (2004).</w:t>
      </w:r>
    </w:p>
    <w:p w14:paraId="172092D6" w14:textId="77777777" w:rsidR="006203E8" w:rsidRPr="006203E8" w:rsidRDefault="006203E8" w:rsidP="006203E8">
      <w:pPr>
        <w:widowControl w:val="0"/>
        <w:autoSpaceDE w:val="0"/>
        <w:autoSpaceDN w:val="0"/>
        <w:adjustRightInd w:val="0"/>
        <w:spacing w:after="160" w:line="240" w:lineRule="auto"/>
        <w:ind w:left="640" w:hanging="640"/>
        <w:rPr>
          <w:rFonts w:cs="Times New Roman"/>
          <w:noProof/>
        </w:rPr>
      </w:pPr>
      <w:r w:rsidRPr="006203E8">
        <w:rPr>
          <w:rFonts w:cs="Times New Roman"/>
          <w:noProof/>
        </w:rPr>
        <w:t>30.</w:t>
      </w:r>
      <w:r w:rsidRPr="006203E8">
        <w:rPr>
          <w:rFonts w:cs="Times New Roman"/>
          <w:noProof/>
        </w:rPr>
        <w:tab/>
        <w:t xml:space="preserve">McCarten, M. </w:t>
      </w:r>
      <w:r w:rsidRPr="006203E8">
        <w:rPr>
          <w:rFonts w:cs="Times New Roman"/>
          <w:i/>
          <w:iCs/>
          <w:noProof/>
        </w:rPr>
        <w:t>et al.</w:t>
      </w:r>
      <w:r w:rsidRPr="006203E8">
        <w:rPr>
          <w:rFonts w:cs="Times New Roman"/>
          <w:noProof/>
        </w:rPr>
        <w:t xml:space="preserve"> </w:t>
      </w:r>
      <w:r w:rsidRPr="006203E8">
        <w:rPr>
          <w:rFonts w:cs="Times New Roman"/>
          <w:i/>
          <w:iCs/>
          <w:noProof/>
        </w:rPr>
        <w:t>Global Database of Cement Production Assets</w:t>
      </w:r>
      <w:r w:rsidRPr="006203E8">
        <w:rPr>
          <w:rFonts w:cs="Times New Roman"/>
          <w:noProof/>
        </w:rPr>
        <w:t>. (2021).</w:t>
      </w:r>
    </w:p>
    <w:p w14:paraId="57ADE865" w14:textId="77777777" w:rsidR="006203E8" w:rsidRPr="006203E8" w:rsidRDefault="006203E8" w:rsidP="006203E8">
      <w:pPr>
        <w:widowControl w:val="0"/>
        <w:autoSpaceDE w:val="0"/>
        <w:autoSpaceDN w:val="0"/>
        <w:adjustRightInd w:val="0"/>
        <w:spacing w:after="160" w:line="240" w:lineRule="auto"/>
        <w:ind w:left="640" w:hanging="640"/>
        <w:rPr>
          <w:rFonts w:cs="Times New Roman"/>
          <w:noProof/>
        </w:rPr>
      </w:pPr>
      <w:r w:rsidRPr="006203E8">
        <w:rPr>
          <w:rFonts w:cs="Times New Roman"/>
          <w:noProof/>
        </w:rPr>
        <w:t>31.</w:t>
      </w:r>
      <w:r w:rsidRPr="006203E8">
        <w:rPr>
          <w:rFonts w:cs="Times New Roman"/>
          <w:noProof/>
        </w:rPr>
        <w:tab/>
        <w:t xml:space="preserve">Clarke, L. </w:t>
      </w:r>
      <w:r w:rsidRPr="006203E8">
        <w:rPr>
          <w:rFonts w:cs="Times New Roman"/>
          <w:i/>
          <w:iCs/>
          <w:noProof/>
        </w:rPr>
        <w:t>et al.</w:t>
      </w:r>
      <w:r w:rsidRPr="006203E8">
        <w:rPr>
          <w:rFonts w:cs="Times New Roman"/>
          <w:noProof/>
        </w:rPr>
        <w:t xml:space="preserve"> Energy Systems. in </w:t>
      </w:r>
      <w:r w:rsidRPr="006203E8">
        <w:rPr>
          <w:rFonts w:cs="Times New Roman"/>
          <w:i/>
          <w:iCs/>
          <w:noProof/>
        </w:rPr>
        <w:t>IPCC, 2022: Climate Change 2022: Mitigation of Climate Change. Contribution of Working Group III to the Sixth Assessment Report of the Intergovernmental Panel on Climate Change</w:t>
      </w:r>
      <w:r w:rsidRPr="006203E8">
        <w:rPr>
          <w:rFonts w:cs="Times New Roman"/>
          <w:noProof/>
        </w:rPr>
        <w:t xml:space="preserve"> (eds. Shukla, P. R. et al.) (Cambridge University Press, Cambridge, UK and New York, NY, USA, 2022).</w:t>
      </w:r>
    </w:p>
    <w:p w14:paraId="45B93D90" w14:textId="77777777" w:rsidR="006203E8" w:rsidRPr="006203E8" w:rsidRDefault="006203E8" w:rsidP="006203E8">
      <w:pPr>
        <w:widowControl w:val="0"/>
        <w:autoSpaceDE w:val="0"/>
        <w:autoSpaceDN w:val="0"/>
        <w:adjustRightInd w:val="0"/>
        <w:spacing w:after="160" w:line="240" w:lineRule="auto"/>
        <w:ind w:left="640" w:hanging="640"/>
        <w:rPr>
          <w:rFonts w:cs="Times New Roman"/>
          <w:noProof/>
        </w:rPr>
      </w:pPr>
      <w:r w:rsidRPr="006203E8">
        <w:rPr>
          <w:rFonts w:cs="Times New Roman"/>
          <w:noProof/>
        </w:rPr>
        <w:t>32.</w:t>
      </w:r>
      <w:r w:rsidRPr="006203E8">
        <w:rPr>
          <w:rFonts w:cs="Times New Roman"/>
          <w:noProof/>
        </w:rPr>
        <w:tab/>
        <w:t xml:space="preserve">Bashmakov, I. A. </w:t>
      </w:r>
      <w:r w:rsidRPr="006203E8">
        <w:rPr>
          <w:rFonts w:cs="Times New Roman"/>
          <w:i/>
          <w:iCs/>
          <w:noProof/>
        </w:rPr>
        <w:t>et al.</w:t>
      </w:r>
      <w:r w:rsidRPr="006203E8">
        <w:rPr>
          <w:rFonts w:cs="Times New Roman"/>
          <w:noProof/>
        </w:rPr>
        <w:t xml:space="preserve"> Industry. in </w:t>
      </w:r>
      <w:r w:rsidRPr="006203E8">
        <w:rPr>
          <w:rFonts w:cs="Times New Roman"/>
          <w:i/>
          <w:iCs/>
          <w:noProof/>
        </w:rPr>
        <w:t>IPCC, 2022: Climate Change 2022: Mitigation of Climate Change. Contribution of Working Group III to the Sixth Assessment Report of the Intergovernmental Panel on Climate Change</w:t>
      </w:r>
      <w:r w:rsidRPr="006203E8">
        <w:rPr>
          <w:rFonts w:cs="Times New Roman"/>
          <w:noProof/>
        </w:rPr>
        <w:t xml:space="preserve"> (eds. Shukla, P. R. et al.) (Cambridge University Press, Cambridge, UK and New York, NY, USA, 2022). doi:10.1017/9781009157926.013.</w:t>
      </w:r>
    </w:p>
    <w:p w14:paraId="6E7B931A" w14:textId="77777777" w:rsidR="006203E8" w:rsidRPr="006203E8" w:rsidRDefault="006203E8" w:rsidP="006203E8">
      <w:pPr>
        <w:widowControl w:val="0"/>
        <w:autoSpaceDE w:val="0"/>
        <w:autoSpaceDN w:val="0"/>
        <w:adjustRightInd w:val="0"/>
        <w:spacing w:after="160" w:line="240" w:lineRule="auto"/>
        <w:ind w:left="640" w:hanging="640"/>
        <w:rPr>
          <w:rFonts w:cs="Times New Roman"/>
          <w:noProof/>
        </w:rPr>
      </w:pPr>
      <w:r w:rsidRPr="006203E8">
        <w:rPr>
          <w:rFonts w:cs="Times New Roman"/>
          <w:noProof/>
        </w:rPr>
        <w:t>33.</w:t>
      </w:r>
      <w:r w:rsidRPr="006203E8">
        <w:rPr>
          <w:rFonts w:cs="Times New Roman"/>
          <w:noProof/>
        </w:rPr>
        <w:tab/>
        <w:t xml:space="preserve">IEA. </w:t>
      </w:r>
      <w:r w:rsidRPr="006203E8">
        <w:rPr>
          <w:rFonts w:cs="Times New Roman"/>
          <w:i/>
          <w:iCs/>
          <w:noProof/>
        </w:rPr>
        <w:t>Net Zero Roadmap: A Global Pathway to Keep the 1.5°C Goal in Reach (2023 Update)</w:t>
      </w:r>
      <w:r w:rsidRPr="006203E8">
        <w:rPr>
          <w:rFonts w:cs="Times New Roman"/>
          <w:noProof/>
        </w:rPr>
        <w:t>. (2023).</w:t>
      </w:r>
    </w:p>
    <w:p w14:paraId="15C74BD4" w14:textId="77777777" w:rsidR="006203E8" w:rsidRPr="006203E8" w:rsidRDefault="006203E8" w:rsidP="006203E8">
      <w:pPr>
        <w:widowControl w:val="0"/>
        <w:autoSpaceDE w:val="0"/>
        <w:autoSpaceDN w:val="0"/>
        <w:adjustRightInd w:val="0"/>
        <w:spacing w:after="160" w:line="240" w:lineRule="auto"/>
        <w:ind w:left="640" w:hanging="640"/>
        <w:rPr>
          <w:rFonts w:cs="Times New Roman"/>
          <w:noProof/>
        </w:rPr>
      </w:pPr>
      <w:r w:rsidRPr="006203E8">
        <w:rPr>
          <w:rFonts w:cs="Times New Roman"/>
          <w:noProof/>
        </w:rPr>
        <w:lastRenderedPageBreak/>
        <w:t>34.</w:t>
      </w:r>
      <w:r w:rsidRPr="006203E8">
        <w:rPr>
          <w:rFonts w:cs="Times New Roman"/>
          <w:noProof/>
        </w:rPr>
        <w:tab/>
        <w:t xml:space="preserve">Lane, J., Greig, C. &amp; Garnett, A. Uncertain storage prospects create a conundrum for carbon capture and storage ambitions. </w:t>
      </w:r>
      <w:r w:rsidRPr="006203E8">
        <w:rPr>
          <w:rFonts w:cs="Times New Roman"/>
          <w:i/>
          <w:iCs/>
          <w:noProof/>
        </w:rPr>
        <w:t>Nat. Clim. Chang.</w:t>
      </w:r>
      <w:r w:rsidRPr="006203E8">
        <w:rPr>
          <w:rFonts w:cs="Times New Roman"/>
          <w:noProof/>
        </w:rPr>
        <w:t xml:space="preserve"> </w:t>
      </w:r>
      <w:r w:rsidRPr="006203E8">
        <w:rPr>
          <w:rFonts w:cs="Times New Roman"/>
          <w:b/>
          <w:bCs/>
          <w:noProof/>
        </w:rPr>
        <w:t>11</w:t>
      </w:r>
      <w:r w:rsidRPr="006203E8">
        <w:rPr>
          <w:rFonts w:cs="Times New Roman"/>
          <w:noProof/>
        </w:rPr>
        <w:t>, 925–936 (2021).</w:t>
      </w:r>
    </w:p>
    <w:p w14:paraId="19B4AF67" w14:textId="77777777" w:rsidR="006203E8" w:rsidRPr="006203E8" w:rsidRDefault="006203E8" w:rsidP="006203E8">
      <w:pPr>
        <w:widowControl w:val="0"/>
        <w:autoSpaceDE w:val="0"/>
        <w:autoSpaceDN w:val="0"/>
        <w:adjustRightInd w:val="0"/>
        <w:spacing w:after="160" w:line="240" w:lineRule="auto"/>
        <w:ind w:left="640" w:hanging="640"/>
        <w:rPr>
          <w:rFonts w:cs="Times New Roman"/>
          <w:noProof/>
        </w:rPr>
      </w:pPr>
      <w:r w:rsidRPr="006203E8">
        <w:rPr>
          <w:rFonts w:cs="Times New Roman"/>
          <w:noProof/>
        </w:rPr>
        <w:t>35.</w:t>
      </w:r>
      <w:r w:rsidRPr="006203E8">
        <w:rPr>
          <w:rFonts w:cs="Times New Roman"/>
          <w:noProof/>
        </w:rPr>
        <w:tab/>
        <w:t xml:space="preserve">IEA. </w:t>
      </w:r>
      <w:r w:rsidRPr="006203E8">
        <w:rPr>
          <w:rFonts w:cs="Times New Roman"/>
          <w:i/>
          <w:iCs/>
          <w:noProof/>
        </w:rPr>
        <w:t>Carbon Capture, Utilisation and Storage</w:t>
      </w:r>
      <w:r w:rsidRPr="006203E8">
        <w:rPr>
          <w:rFonts w:cs="Times New Roman"/>
          <w:noProof/>
        </w:rPr>
        <w:t>. https://www.iea.org/energy-system/carbon-capture-utilisation-and-storage (2024).</w:t>
      </w:r>
    </w:p>
    <w:p w14:paraId="43B9BC6A" w14:textId="77777777" w:rsidR="006203E8" w:rsidRPr="006203E8" w:rsidRDefault="006203E8" w:rsidP="006203E8">
      <w:pPr>
        <w:widowControl w:val="0"/>
        <w:autoSpaceDE w:val="0"/>
        <w:autoSpaceDN w:val="0"/>
        <w:adjustRightInd w:val="0"/>
        <w:spacing w:after="160" w:line="240" w:lineRule="auto"/>
        <w:ind w:left="640" w:hanging="640"/>
        <w:rPr>
          <w:rFonts w:cs="Times New Roman"/>
          <w:noProof/>
        </w:rPr>
      </w:pPr>
      <w:r w:rsidRPr="006203E8">
        <w:rPr>
          <w:rFonts w:cs="Times New Roman"/>
          <w:noProof/>
        </w:rPr>
        <w:t>36.</w:t>
      </w:r>
      <w:r w:rsidRPr="006203E8">
        <w:rPr>
          <w:rFonts w:cs="Times New Roman"/>
          <w:noProof/>
        </w:rPr>
        <w:tab/>
        <w:t xml:space="preserve">Nicholas, S. &amp; Basirat, S. </w:t>
      </w:r>
      <w:r w:rsidRPr="006203E8">
        <w:rPr>
          <w:rFonts w:cs="Times New Roman"/>
          <w:i/>
          <w:iCs/>
          <w:noProof/>
        </w:rPr>
        <w:t>Carbon Capture for Steel?</w:t>
      </w:r>
      <w:r w:rsidRPr="006203E8">
        <w:rPr>
          <w:rFonts w:cs="Times New Roman"/>
          <w:noProof/>
        </w:rPr>
        <w:t xml:space="preserve"> https://ieefa.org/sites/default/files/2024-04/Carbon capture for steel-April24.pdf (2024).</w:t>
      </w:r>
    </w:p>
    <w:p w14:paraId="477DF89D" w14:textId="77777777" w:rsidR="006203E8" w:rsidRPr="006203E8" w:rsidRDefault="006203E8" w:rsidP="006203E8">
      <w:pPr>
        <w:widowControl w:val="0"/>
        <w:autoSpaceDE w:val="0"/>
        <w:autoSpaceDN w:val="0"/>
        <w:adjustRightInd w:val="0"/>
        <w:spacing w:after="160" w:line="240" w:lineRule="auto"/>
        <w:ind w:left="640" w:hanging="640"/>
        <w:rPr>
          <w:rFonts w:cs="Times New Roman"/>
          <w:noProof/>
        </w:rPr>
      </w:pPr>
      <w:r w:rsidRPr="006203E8">
        <w:rPr>
          <w:rFonts w:cs="Times New Roman"/>
          <w:noProof/>
        </w:rPr>
        <w:t>37.</w:t>
      </w:r>
      <w:r w:rsidRPr="006203E8">
        <w:rPr>
          <w:rFonts w:cs="Times New Roman"/>
          <w:noProof/>
        </w:rPr>
        <w:tab/>
        <w:t xml:space="preserve">World Steel Association. </w:t>
      </w:r>
      <w:r w:rsidRPr="006203E8">
        <w:rPr>
          <w:rFonts w:cs="Times New Roman"/>
          <w:i/>
          <w:iCs/>
          <w:noProof/>
        </w:rPr>
        <w:t>World Steel in Figures 2022</w:t>
      </w:r>
      <w:r w:rsidRPr="006203E8">
        <w:rPr>
          <w:rFonts w:cs="Times New Roman"/>
          <w:noProof/>
        </w:rPr>
        <w:t>. https://worldsteel.org/wp-content/uploads/World-Steel-in-Figures-2022-1.pdf (2022).</w:t>
      </w:r>
    </w:p>
    <w:p w14:paraId="46B76B2A" w14:textId="77777777" w:rsidR="006203E8" w:rsidRPr="006203E8" w:rsidRDefault="006203E8" w:rsidP="006203E8">
      <w:pPr>
        <w:widowControl w:val="0"/>
        <w:autoSpaceDE w:val="0"/>
        <w:autoSpaceDN w:val="0"/>
        <w:adjustRightInd w:val="0"/>
        <w:spacing w:after="160" w:line="240" w:lineRule="auto"/>
        <w:ind w:left="640" w:hanging="640"/>
        <w:rPr>
          <w:rFonts w:cs="Times New Roman"/>
          <w:noProof/>
        </w:rPr>
      </w:pPr>
      <w:r w:rsidRPr="006203E8">
        <w:rPr>
          <w:rFonts w:cs="Times New Roman"/>
          <w:noProof/>
        </w:rPr>
        <w:t>38.</w:t>
      </w:r>
      <w:r w:rsidRPr="006203E8">
        <w:rPr>
          <w:rFonts w:cs="Times New Roman"/>
          <w:noProof/>
        </w:rPr>
        <w:tab/>
        <w:t xml:space="preserve">IEA. </w:t>
      </w:r>
      <w:r w:rsidRPr="006203E8">
        <w:rPr>
          <w:rFonts w:cs="Times New Roman"/>
          <w:i/>
          <w:iCs/>
          <w:noProof/>
        </w:rPr>
        <w:t>Iron and Steel Technology Roadmap Towards More Sustainable Steelmaking</w:t>
      </w:r>
      <w:r w:rsidRPr="006203E8">
        <w:rPr>
          <w:rFonts w:cs="Times New Roman"/>
          <w:noProof/>
        </w:rPr>
        <w:t>. https://iea.blob.core.windows.net/assets/eb0c8ec1-3665-4959-97d0-187ceca189a8/Iron_and_Steel_Technology_Roadmap.pdf (2020).</w:t>
      </w:r>
    </w:p>
    <w:p w14:paraId="0596F2B8" w14:textId="77777777" w:rsidR="006203E8" w:rsidRPr="006203E8" w:rsidRDefault="006203E8" w:rsidP="006203E8">
      <w:pPr>
        <w:widowControl w:val="0"/>
        <w:autoSpaceDE w:val="0"/>
        <w:autoSpaceDN w:val="0"/>
        <w:adjustRightInd w:val="0"/>
        <w:spacing w:after="160" w:line="240" w:lineRule="auto"/>
        <w:ind w:left="640" w:hanging="640"/>
        <w:rPr>
          <w:rFonts w:cs="Times New Roman"/>
          <w:noProof/>
        </w:rPr>
      </w:pPr>
      <w:r w:rsidRPr="006203E8">
        <w:rPr>
          <w:rFonts w:cs="Times New Roman"/>
          <w:noProof/>
        </w:rPr>
        <w:t>39.</w:t>
      </w:r>
      <w:r w:rsidRPr="006203E8">
        <w:rPr>
          <w:rFonts w:cs="Times New Roman"/>
          <w:noProof/>
        </w:rPr>
        <w:tab/>
        <w:t xml:space="preserve">Vogl, V., Åhman, M. &amp; Nilsson, L. J. Assessment of hydrogen direct reduction for fossil-free steelmaking. </w:t>
      </w:r>
      <w:r w:rsidRPr="006203E8">
        <w:rPr>
          <w:rFonts w:cs="Times New Roman"/>
          <w:i/>
          <w:iCs/>
          <w:noProof/>
        </w:rPr>
        <w:t>J. Clean. Prod.</w:t>
      </w:r>
      <w:r w:rsidRPr="006203E8">
        <w:rPr>
          <w:rFonts w:cs="Times New Roman"/>
          <w:noProof/>
        </w:rPr>
        <w:t xml:space="preserve"> </w:t>
      </w:r>
      <w:r w:rsidRPr="006203E8">
        <w:rPr>
          <w:rFonts w:cs="Times New Roman"/>
          <w:b/>
          <w:bCs/>
          <w:noProof/>
        </w:rPr>
        <w:t>203</w:t>
      </w:r>
      <w:r w:rsidRPr="006203E8">
        <w:rPr>
          <w:rFonts w:cs="Times New Roman"/>
          <w:noProof/>
        </w:rPr>
        <w:t>, 736–745 (2018).</w:t>
      </w:r>
    </w:p>
    <w:p w14:paraId="0AEA22C3" w14:textId="77777777" w:rsidR="006203E8" w:rsidRPr="006203E8" w:rsidRDefault="006203E8" w:rsidP="006203E8">
      <w:pPr>
        <w:widowControl w:val="0"/>
        <w:autoSpaceDE w:val="0"/>
        <w:autoSpaceDN w:val="0"/>
        <w:adjustRightInd w:val="0"/>
        <w:spacing w:after="160" w:line="240" w:lineRule="auto"/>
        <w:ind w:left="640" w:hanging="640"/>
        <w:rPr>
          <w:rFonts w:cs="Times New Roman"/>
          <w:noProof/>
        </w:rPr>
      </w:pPr>
      <w:r w:rsidRPr="006203E8">
        <w:rPr>
          <w:rFonts w:cs="Times New Roman"/>
          <w:noProof/>
        </w:rPr>
        <w:t>40.</w:t>
      </w:r>
      <w:r w:rsidRPr="006203E8">
        <w:rPr>
          <w:rFonts w:cs="Times New Roman"/>
          <w:noProof/>
        </w:rPr>
        <w:tab/>
        <w:t xml:space="preserve">Global Energy Monitor. </w:t>
      </w:r>
      <w:r w:rsidRPr="006203E8">
        <w:rPr>
          <w:rFonts w:cs="Times New Roman"/>
          <w:i/>
          <w:iCs/>
          <w:noProof/>
        </w:rPr>
        <w:t>Global Integrated Power Tracker (July 2024)</w:t>
      </w:r>
      <w:r w:rsidRPr="006203E8">
        <w:rPr>
          <w:rFonts w:cs="Times New Roman"/>
          <w:noProof/>
        </w:rPr>
        <w:t>. https://globalenergymonitor.org/projects/global-integrated-power-tracker/ (2024).</w:t>
      </w:r>
    </w:p>
    <w:p w14:paraId="534442DE" w14:textId="77777777" w:rsidR="006203E8" w:rsidRPr="006203E8" w:rsidRDefault="006203E8" w:rsidP="006203E8">
      <w:pPr>
        <w:widowControl w:val="0"/>
        <w:autoSpaceDE w:val="0"/>
        <w:autoSpaceDN w:val="0"/>
        <w:adjustRightInd w:val="0"/>
        <w:spacing w:after="160" w:line="240" w:lineRule="auto"/>
        <w:ind w:left="640" w:hanging="640"/>
        <w:rPr>
          <w:rFonts w:cs="Times New Roman"/>
          <w:noProof/>
        </w:rPr>
      </w:pPr>
      <w:r w:rsidRPr="006203E8">
        <w:rPr>
          <w:rFonts w:cs="Times New Roman"/>
          <w:noProof/>
        </w:rPr>
        <w:t>41.</w:t>
      </w:r>
      <w:r w:rsidRPr="006203E8">
        <w:rPr>
          <w:rFonts w:cs="Times New Roman"/>
          <w:noProof/>
        </w:rPr>
        <w:tab/>
        <w:t>Global Energy Monitor. Global Steel Plant Tracker (March 2023). https://globalenergymonitor.org/projects/global-steel-plant-tracker/ (2023).</w:t>
      </w:r>
    </w:p>
    <w:p w14:paraId="7CC6290B" w14:textId="77777777" w:rsidR="006203E8" w:rsidRPr="006203E8" w:rsidRDefault="006203E8" w:rsidP="006203E8">
      <w:pPr>
        <w:widowControl w:val="0"/>
        <w:autoSpaceDE w:val="0"/>
        <w:autoSpaceDN w:val="0"/>
        <w:adjustRightInd w:val="0"/>
        <w:spacing w:after="160" w:line="240" w:lineRule="auto"/>
        <w:ind w:left="640" w:hanging="640"/>
        <w:rPr>
          <w:rFonts w:cs="Times New Roman"/>
          <w:noProof/>
        </w:rPr>
      </w:pPr>
      <w:r w:rsidRPr="006203E8">
        <w:rPr>
          <w:rFonts w:cs="Times New Roman"/>
          <w:noProof/>
        </w:rPr>
        <w:t>42.</w:t>
      </w:r>
      <w:r w:rsidRPr="006203E8">
        <w:rPr>
          <w:rFonts w:cs="Times New Roman"/>
          <w:noProof/>
        </w:rPr>
        <w:tab/>
        <w:t>Global Energy Monitor. Global Blast Furnace Tracker (June 2023). https://globalenergymonitor.org/projects/global-blast-furnace-tracker/ (2023).</w:t>
      </w:r>
    </w:p>
    <w:p w14:paraId="59218880" w14:textId="77777777" w:rsidR="006203E8" w:rsidRPr="006203E8" w:rsidRDefault="006203E8" w:rsidP="006203E8">
      <w:pPr>
        <w:widowControl w:val="0"/>
        <w:autoSpaceDE w:val="0"/>
        <w:autoSpaceDN w:val="0"/>
        <w:adjustRightInd w:val="0"/>
        <w:spacing w:after="160" w:line="240" w:lineRule="auto"/>
        <w:ind w:left="640" w:hanging="640"/>
        <w:rPr>
          <w:rFonts w:cs="Times New Roman"/>
          <w:noProof/>
        </w:rPr>
      </w:pPr>
      <w:r w:rsidRPr="006203E8">
        <w:rPr>
          <w:rFonts w:cs="Times New Roman"/>
          <w:noProof/>
        </w:rPr>
        <w:t>43.</w:t>
      </w:r>
      <w:r w:rsidRPr="006203E8">
        <w:rPr>
          <w:rFonts w:cs="Times New Roman"/>
          <w:noProof/>
        </w:rPr>
        <w:tab/>
        <w:t xml:space="preserve">NGFS. </w:t>
      </w:r>
      <w:r w:rsidRPr="006203E8">
        <w:rPr>
          <w:rFonts w:cs="Times New Roman"/>
          <w:i/>
          <w:iCs/>
          <w:noProof/>
        </w:rPr>
        <w:t>NGFS Climate Scenarios Technical Documentation (V4.2)</w:t>
      </w:r>
      <w:r w:rsidRPr="006203E8">
        <w:rPr>
          <w:rFonts w:cs="Times New Roman"/>
          <w:noProof/>
        </w:rPr>
        <w:t>. https://www.ngfs.net/sites/default/files/media/2024/01/16/ngfs_scenarios_technical_documentation_phase_iv_2023.pdf (2023).</w:t>
      </w:r>
    </w:p>
    <w:p w14:paraId="767E79ED" w14:textId="77777777" w:rsidR="006203E8" w:rsidRPr="006203E8" w:rsidRDefault="006203E8" w:rsidP="006203E8">
      <w:pPr>
        <w:widowControl w:val="0"/>
        <w:autoSpaceDE w:val="0"/>
        <w:autoSpaceDN w:val="0"/>
        <w:adjustRightInd w:val="0"/>
        <w:spacing w:after="160" w:line="240" w:lineRule="auto"/>
        <w:ind w:left="640" w:hanging="640"/>
        <w:rPr>
          <w:rFonts w:cs="Times New Roman"/>
          <w:noProof/>
        </w:rPr>
      </w:pPr>
      <w:r w:rsidRPr="006203E8">
        <w:rPr>
          <w:rFonts w:cs="Times New Roman"/>
          <w:noProof/>
        </w:rPr>
        <w:t>44.</w:t>
      </w:r>
      <w:r w:rsidRPr="006203E8">
        <w:rPr>
          <w:rFonts w:cs="Times New Roman"/>
          <w:noProof/>
        </w:rPr>
        <w:tab/>
        <w:t xml:space="preserve">Fischedick, M., Marzinkowski, J., Winzer, P. &amp; Weigel, M. Techno-economic evaluation of innovative steel production technologies. </w:t>
      </w:r>
      <w:r w:rsidRPr="006203E8">
        <w:rPr>
          <w:rFonts w:cs="Times New Roman"/>
          <w:i/>
          <w:iCs/>
          <w:noProof/>
        </w:rPr>
        <w:t>J. Clean. Prod.</w:t>
      </w:r>
      <w:r w:rsidRPr="006203E8">
        <w:rPr>
          <w:rFonts w:cs="Times New Roman"/>
          <w:noProof/>
        </w:rPr>
        <w:t xml:space="preserve"> </w:t>
      </w:r>
      <w:r w:rsidRPr="006203E8">
        <w:rPr>
          <w:rFonts w:cs="Times New Roman"/>
          <w:b/>
          <w:bCs/>
          <w:noProof/>
        </w:rPr>
        <w:t>84</w:t>
      </w:r>
      <w:r w:rsidRPr="006203E8">
        <w:rPr>
          <w:rFonts w:cs="Times New Roman"/>
          <w:noProof/>
        </w:rPr>
        <w:t>, 563–580 (2014).</w:t>
      </w:r>
    </w:p>
    <w:p w14:paraId="6D187AB9" w14:textId="77777777" w:rsidR="006203E8" w:rsidRPr="006203E8" w:rsidRDefault="006203E8" w:rsidP="006203E8">
      <w:pPr>
        <w:widowControl w:val="0"/>
        <w:autoSpaceDE w:val="0"/>
        <w:autoSpaceDN w:val="0"/>
        <w:adjustRightInd w:val="0"/>
        <w:spacing w:after="160" w:line="240" w:lineRule="auto"/>
        <w:ind w:left="640" w:hanging="640"/>
        <w:rPr>
          <w:rFonts w:cs="Times New Roman"/>
          <w:noProof/>
        </w:rPr>
      </w:pPr>
      <w:r w:rsidRPr="006203E8">
        <w:rPr>
          <w:rFonts w:cs="Times New Roman"/>
          <w:noProof/>
        </w:rPr>
        <w:t>45.</w:t>
      </w:r>
      <w:r w:rsidRPr="006203E8">
        <w:rPr>
          <w:rFonts w:cs="Times New Roman"/>
          <w:noProof/>
        </w:rPr>
        <w:tab/>
        <w:t>IEAGHG. Iron and Steel CCS Study (Techno-economics Integrated Steel Mill). (2013).</w:t>
      </w:r>
    </w:p>
    <w:p w14:paraId="5F28EE56" w14:textId="77777777" w:rsidR="006203E8" w:rsidRPr="006203E8" w:rsidRDefault="006203E8" w:rsidP="006203E8">
      <w:pPr>
        <w:widowControl w:val="0"/>
        <w:autoSpaceDE w:val="0"/>
        <w:autoSpaceDN w:val="0"/>
        <w:adjustRightInd w:val="0"/>
        <w:spacing w:after="160" w:line="240" w:lineRule="auto"/>
        <w:ind w:left="640" w:hanging="640"/>
        <w:rPr>
          <w:rFonts w:cs="Times New Roman"/>
          <w:noProof/>
        </w:rPr>
      </w:pPr>
      <w:r w:rsidRPr="006203E8">
        <w:rPr>
          <w:rFonts w:cs="Times New Roman"/>
          <w:noProof/>
        </w:rPr>
        <w:t>46.</w:t>
      </w:r>
      <w:r w:rsidRPr="006203E8">
        <w:rPr>
          <w:rFonts w:cs="Times New Roman"/>
          <w:noProof/>
        </w:rPr>
        <w:tab/>
        <w:t xml:space="preserve">Hancock, A., Milne, R. &amp; Mooney, A. Europe’s green steel ambitions falter as energy costs take toll. </w:t>
      </w:r>
      <w:r w:rsidRPr="006203E8">
        <w:rPr>
          <w:rFonts w:cs="Times New Roman"/>
          <w:i/>
          <w:iCs/>
          <w:noProof/>
        </w:rPr>
        <w:t>Financial Times</w:t>
      </w:r>
      <w:r w:rsidRPr="006203E8">
        <w:rPr>
          <w:rFonts w:cs="Times New Roman"/>
          <w:noProof/>
        </w:rPr>
        <w:t xml:space="preserve"> (2025).</w:t>
      </w:r>
    </w:p>
    <w:p w14:paraId="404C3F12" w14:textId="77777777" w:rsidR="006203E8" w:rsidRPr="006203E8" w:rsidRDefault="006203E8" w:rsidP="006203E8">
      <w:pPr>
        <w:widowControl w:val="0"/>
        <w:autoSpaceDE w:val="0"/>
        <w:autoSpaceDN w:val="0"/>
        <w:adjustRightInd w:val="0"/>
        <w:spacing w:after="160" w:line="240" w:lineRule="auto"/>
        <w:ind w:left="640" w:hanging="640"/>
        <w:rPr>
          <w:rFonts w:cs="Times New Roman"/>
          <w:noProof/>
        </w:rPr>
      </w:pPr>
      <w:r w:rsidRPr="006203E8">
        <w:rPr>
          <w:rFonts w:cs="Times New Roman"/>
          <w:noProof/>
        </w:rPr>
        <w:t>47.</w:t>
      </w:r>
      <w:r w:rsidRPr="006203E8">
        <w:rPr>
          <w:rFonts w:cs="Times New Roman"/>
          <w:noProof/>
        </w:rPr>
        <w:tab/>
        <w:t xml:space="preserve">Pitel, L., Hancock, A. &amp; Plimmer, G. ArcelorMittal ditches plan to convert German factories to green production. </w:t>
      </w:r>
      <w:r w:rsidRPr="006203E8">
        <w:rPr>
          <w:rFonts w:cs="Times New Roman"/>
          <w:i/>
          <w:iCs/>
          <w:noProof/>
        </w:rPr>
        <w:t>Financial Times</w:t>
      </w:r>
      <w:r w:rsidRPr="006203E8">
        <w:rPr>
          <w:rFonts w:cs="Times New Roman"/>
          <w:noProof/>
        </w:rPr>
        <w:t xml:space="preserve"> (2025).</w:t>
      </w:r>
    </w:p>
    <w:p w14:paraId="481C699C" w14:textId="77777777" w:rsidR="006203E8" w:rsidRPr="006203E8" w:rsidRDefault="006203E8" w:rsidP="006203E8">
      <w:pPr>
        <w:widowControl w:val="0"/>
        <w:autoSpaceDE w:val="0"/>
        <w:autoSpaceDN w:val="0"/>
        <w:adjustRightInd w:val="0"/>
        <w:spacing w:after="160" w:line="240" w:lineRule="auto"/>
        <w:ind w:left="640" w:hanging="640"/>
        <w:rPr>
          <w:rFonts w:cs="Times New Roman"/>
          <w:noProof/>
        </w:rPr>
      </w:pPr>
      <w:r w:rsidRPr="006203E8">
        <w:rPr>
          <w:rFonts w:cs="Times New Roman"/>
          <w:noProof/>
        </w:rPr>
        <w:t>48.</w:t>
      </w:r>
      <w:r w:rsidRPr="006203E8">
        <w:rPr>
          <w:rFonts w:cs="Times New Roman"/>
          <w:noProof/>
        </w:rPr>
        <w:tab/>
        <w:t xml:space="preserve">LeadIT. </w:t>
      </w:r>
      <w:r w:rsidRPr="006203E8">
        <w:rPr>
          <w:rFonts w:cs="Times New Roman"/>
          <w:i/>
          <w:iCs/>
          <w:noProof/>
        </w:rPr>
        <w:t>Green Steel Tracker</w:t>
      </w:r>
      <w:r w:rsidRPr="006203E8">
        <w:rPr>
          <w:rFonts w:cs="Times New Roman"/>
          <w:noProof/>
        </w:rPr>
        <w:t>. https://www.industrytransition.org/green-steel-tracker/ (2023).</w:t>
      </w:r>
    </w:p>
    <w:p w14:paraId="050C57DF" w14:textId="77777777" w:rsidR="006203E8" w:rsidRPr="006203E8" w:rsidRDefault="006203E8" w:rsidP="006203E8">
      <w:pPr>
        <w:widowControl w:val="0"/>
        <w:autoSpaceDE w:val="0"/>
        <w:autoSpaceDN w:val="0"/>
        <w:adjustRightInd w:val="0"/>
        <w:spacing w:after="160" w:line="240" w:lineRule="auto"/>
        <w:ind w:left="640" w:hanging="640"/>
        <w:rPr>
          <w:rFonts w:cs="Times New Roman"/>
          <w:noProof/>
        </w:rPr>
      </w:pPr>
      <w:r w:rsidRPr="006203E8">
        <w:rPr>
          <w:rFonts w:cs="Times New Roman"/>
          <w:noProof/>
        </w:rPr>
        <w:t>49.</w:t>
      </w:r>
      <w:r w:rsidRPr="006203E8">
        <w:rPr>
          <w:rFonts w:cs="Times New Roman"/>
          <w:noProof/>
        </w:rPr>
        <w:tab/>
        <w:t xml:space="preserve">IEA. </w:t>
      </w:r>
      <w:r w:rsidRPr="006203E8">
        <w:rPr>
          <w:rFonts w:cs="Times New Roman"/>
          <w:i/>
          <w:iCs/>
          <w:noProof/>
        </w:rPr>
        <w:t>Net Zero by 2050: A Roadmap for the Global Energy Sector</w:t>
      </w:r>
      <w:r w:rsidRPr="006203E8">
        <w:rPr>
          <w:rFonts w:cs="Times New Roman"/>
          <w:noProof/>
        </w:rPr>
        <w:t>. (2021).</w:t>
      </w:r>
    </w:p>
    <w:p w14:paraId="4593C374" w14:textId="77777777" w:rsidR="006203E8" w:rsidRPr="006203E8" w:rsidRDefault="006203E8" w:rsidP="006203E8">
      <w:pPr>
        <w:widowControl w:val="0"/>
        <w:autoSpaceDE w:val="0"/>
        <w:autoSpaceDN w:val="0"/>
        <w:adjustRightInd w:val="0"/>
        <w:spacing w:after="160" w:line="240" w:lineRule="auto"/>
        <w:ind w:left="640" w:hanging="640"/>
        <w:rPr>
          <w:rFonts w:cs="Times New Roman"/>
          <w:noProof/>
        </w:rPr>
      </w:pPr>
      <w:r w:rsidRPr="006203E8">
        <w:rPr>
          <w:rFonts w:cs="Times New Roman"/>
          <w:noProof/>
        </w:rPr>
        <w:t>50.</w:t>
      </w:r>
      <w:r w:rsidRPr="006203E8">
        <w:rPr>
          <w:rFonts w:cs="Times New Roman"/>
          <w:noProof/>
        </w:rPr>
        <w:tab/>
        <w:t xml:space="preserve">Ashley, C. ArcelorMittal’s backtracking dirties its shiny claims. </w:t>
      </w:r>
      <w:r w:rsidRPr="006203E8">
        <w:rPr>
          <w:rFonts w:cs="Times New Roman"/>
          <w:i/>
          <w:iCs/>
          <w:noProof/>
        </w:rPr>
        <w:t>SteelWatch</w:t>
      </w:r>
      <w:r w:rsidRPr="006203E8">
        <w:rPr>
          <w:rFonts w:cs="Times New Roman"/>
          <w:noProof/>
        </w:rPr>
        <w:t xml:space="preserve"> (2024).</w:t>
      </w:r>
    </w:p>
    <w:p w14:paraId="50BE10E2" w14:textId="77777777" w:rsidR="006203E8" w:rsidRPr="006203E8" w:rsidRDefault="006203E8" w:rsidP="006203E8">
      <w:pPr>
        <w:widowControl w:val="0"/>
        <w:autoSpaceDE w:val="0"/>
        <w:autoSpaceDN w:val="0"/>
        <w:adjustRightInd w:val="0"/>
        <w:spacing w:after="160" w:line="240" w:lineRule="auto"/>
        <w:ind w:left="640" w:hanging="640"/>
        <w:rPr>
          <w:rFonts w:cs="Times New Roman"/>
          <w:noProof/>
        </w:rPr>
      </w:pPr>
      <w:r w:rsidRPr="006203E8">
        <w:rPr>
          <w:rFonts w:cs="Times New Roman"/>
          <w:noProof/>
        </w:rPr>
        <w:t>51.</w:t>
      </w:r>
      <w:r w:rsidRPr="006203E8">
        <w:rPr>
          <w:rFonts w:cs="Times New Roman"/>
          <w:noProof/>
        </w:rPr>
        <w:tab/>
        <w:t xml:space="preserve">IPCC. Chapter 4: Metal Industry Emissions. in </w:t>
      </w:r>
      <w:r w:rsidRPr="006203E8">
        <w:rPr>
          <w:rFonts w:cs="Times New Roman"/>
          <w:i/>
          <w:iCs/>
          <w:noProof/>
        </w:rPr>
        <w:t>2019 Refinement to the 2006 IPCC Guidelines for National Greenhouse Gas Inventories: Volume 3 Industrial Processes and Product Use</w:t>
      </w:r>
      <w:r w:rsidRPr="006203E8">
        <w:rPr>
          <w:rFonts w:cs="Times New Roman"/>
          <w:noProof/>
        </w:rPr>
        <w:t xml:space="preserve"> (2019).</w:t>
      </w:r>
    </w:p>
    <w:p w14:paraId="269A7C7A" w14:textId="77777777" w:rsidR="006203E8" w:rsidRPr="006203E8" w:rsidRDefault="006203E8" w:rsidP="006203E8">
      <w:pPr>
        <w:widowControl w:val="0"/>
        <w:autoSpaceDE w:val="0"/>
        <w:autoSpaceDN w:val="0"/>
        <w:adjustRightInd w:val="0"/>
        <w:spacing w:after="160" w:line="240" w:lineRule="auto"/>
        <w:ind w:left="640" w:hanging="640"/>
        <w:rPr>
          <w:rFonts w:cs="Times New Roman"/>
          <w:noProof/>
        </w:rPr>
      </w:pPr>
      <w:r w:rsidRPr="006203E8">
        <w:rPr>
          <w:rFonts w:cs="Times New Roman"/>
          <w:noProof/>
        </w:rPr>
        <w:lastRenderedPageBreak/>
        <w:t>52.</w:t>
      </w:r>
      <w:r w:rsidRPr="006203E8">
        <w:rPr>
          <w:rFonts w:cs="Times New Roman"/>
          <w:noProof/>
        </w:rPr>
        <w:tab/>
        <w:t xml:space="preserve">European Commission. </w:t>
      </w:r>
      <w:r w:rsidRPr="006203E8">
        <w:rPr>
          <w:rFonts w:cs="Times New Roman"/>
          <w:i/>
          <w:iCs/>
          <w:noProof/>
        </w:rPr>
        <w:t>Carbon Border Adjustment Mechanism</w:t>
      </w:r>
      <w:r w:rsidRPr="006203E8">
        <w:rPr>
          <w:rFonts w:cs="Times New Roman"/>
          <w:noProof/>
        </w:rPr>
        <w:t>. https://taxation-customs.ec.europa.eu/carbon-border-adjustment-mechanism_en (2023).</w:t>
      </w:r>
    </w:p>
    <w:p w14:paraId="0FA62E03" w14:textId="77777777" w:rsidR="006203E8" w:rsidRPr="006203E8" w:rsidRDefault="006203E8" w:rsidP="006203E8">
      <w:pPr>
        <w:widowControl w:val="0"/>
        <w:autoSpaceDE w:val="0"/>
        <w:autoSpaceDN w:val="0"/>
        <w:adjustRightInd w:val="0"/>
        <w:spacing w:after="160" w:line="240" w:lineRule="auto"/>
        <w:ind w:left="640" w:hanging="640"/>
        <w:rPr>
          <w:rFonts w:cs="Times New Roman"/>
          <w:noProof/>
        </w:rPr>
      </w:pPr>
      <w:r w:rsidRPr="006203E8">
        <w:rPr>
          <w:rFonts w:cs="Times New Roman"/>
          <w:noProof/>
        </w:rPr>
        <w:t>53.</w:t>
      </w:r>
      <w:r w:rsidRPr="006203E8">
        <w:rPr>
          <w:rFonts w:cs="Times New Roman"/>
          <w:noProof/>
        </w:rPr>
        <w:tab/>
        <w:t xml:space="preserve">NGFS. </w:t>
      </w:r>
      <w:r w:rsidRPr="006203E8">
        <w:rPr>
          <w:rFonts w:cs="Times New Roman"/>
          <w:i/>
          <w:iCs/>
          <w:noProof/>
        </w:rPr>
        <w:t>NGFS Climate Scenarios Technical Documentation V4.2</w:t>
      </w:r>
      <w:r w:rsidRPr="006203E8">
        <w:rPr>
          <w:rFonts w:cs="Times New Roman"/>
          <w:noProof/>
        </w:rPr>
        <w:t>. https://www.ngfs.net/sites/default/files/media/2024/01/16/ngfs_scenarios_technical_documentation_phase_iv_2023.pdf (2023).</w:t>
      </w:r>
    </w:p>
    <w:p w14:paraId="753FECD2" w14:textId="77777777" w:rsidR="006203E8" w:rsidRPr="006203E8" w:rsidRDefault="006203E8" w:rsidP="006203E8">
      <w:pPr>
        <w:widowControl w:val="0"/>
        <w:autoSpaceDE w:val="0"/>
        <w:autoSpaceDN w:val="0"/>
        <w:adjustRightInd w:val="0"/>
        <w:spacing w:after="160" w:line="240" w:lineRule="auto"/>
        <w:ind w:left="640" w:hanging="640"/>
        <w:rPr>
          <w:rFonts w:cs="Times New Roman"/>
          <w:noProof/>
        </w:rPr>
      </w:pPr>
      <w:r w:rsidRPr="006203E8">
        <w:rPr>
          <w:rFonts w:cs="Times New Roman"/>
          <w:noProof/>
        </w:rPr>
        <w:t>54.</w:t>
      </w:r>
      <w:r w:rsidRPr="006203E8">
        <w:rPr>
          <w:rFonts w:cs="Times New Roman"/>
          <w:noProof/>
        </w:rPr>
        <w:tab/>
        <w:t xml:space="preserve">Orth, A., Anastasijevic, N. &amp; Eichberger, H. Low CO2 emission technologies for iron and steelmaking as well as titania slag production. </w:t>
      </w:r>
      <w:r w:rsidRPr="006203E8">
        <w:rPr>
          <w:rFonts w:cs="Times New Roman"/>
          <w:i/>
          <w:iCs/>
          <w:noProof/>
        </w:rPr>
        <w:t>Miner. Eng.</w:t>
      </w:r>
      <w:r w:rsidRPr="006203E8">
        <w:rPr>
          <w:rFonts w:cs="Times New Roman"/>
          <w:noProof/>
        </w:rPr>
        <w:t xml:space="preserve"> </w:t>
      </w:r>
      <w:r w:rsidRPr="006203E8">
        <w:rPr>
          <w:rFonts w:cs="Times New Roman"/>
          <w:b/>
          <w:bCs/>
          <w:noProof/>
        </w:rPr>
        <w:t>20</w:t>
      </w:r>
      <w:r w:rsidRPr="006203E8">
        <w:rPr>
          <w:rFonts w:cs="Times New Roman"/>
          <w:noProof/>
        </w:rPr>
        <w:t>, 854–861 (2007).</w:t>
      </w:r>
    </w:p>
    <w:p w14:paraId="306D3C49" w14:textId="77777777" w:rsidR="006203E8" w:rsidRPr="006203E8" w:rsidRDefault="006203E8" w:rsidP="006203E8">
      <w:pPr>
        <w:widowControl w:val="0"/>
        <w:autoSpaceDE w:val="0"/>
        <w:autoSpaceDN w:val="0"/>
        <w:adjustRightInd w:val="0"/>
        <w:spacing w:after="160" w:line="240" w:lineRule="auto"/>
        <w:ind w:left="640" w:hanging="640"/>
        <w:rPr>
          <w:rFonts w:cs="Times New Roman"/>
          <w:noProof/>
        </w:rPr>
      </w:pPr>
      <w:r w:rsidRPr="006203E8">
        <w:rPr>
          <w:rFonts w:cs="Times New Roman"/>
          <w:noProof/>
        </w:rPr>
        <w:t>55.</w:t>
      </w:r>
      <w:r w:rsidRPr="006203E8">
        <w:rPr>
          <w:rFonts w:cs="Times New Roman"/>
          <w:noProof/>
        </w:rPr>
        <w:tab/>
        <w:t xml:space="preserve">Fan, Z. &amp; Friedmann, S. J. Low-carbon production of iron and steel: Technology options, economic assessment, and policy. </w:t>
      </w:r>
      <w:r w:rsidRPr="006203E8">
        <w:rPr>
          <w:rFonts w:cs="Times New Roman"/>
          <w:i/>
          <w:iCs/>
          <w:noProof/>
        </w:rPr>
        <w:t>Joule</w:t>
      </w:r>
      <w:r w:rsidRPr="006203E8">
        <w:rPr>
          <w:rFonts w:cs="Times New Roman"/>
          <w:noProof/>
        </w:rPr>
        <w:t xml:space="preserve"> </w:t>
      </w:r>
      <w:r w:rsidRPr="006203E8">
        <w:rPr>
          <w:rFonts w:cs="Times New Roman"/>
          <w:b/>
          <w:bCs/>
          <w:noProof/>
        </w:rPr>
        <w:t>5</w:t>
      </w:r>
      <w:r w:rsidRPr="006203E8">
        <w:rPr>
          <w:rFonts w:cs="Times New Roman"/>
          <w:noProof/>
        </w:rPr>
        <w:t>, 829–862 (2021).</w:t>
      </w:r>
    </w:p>
    <w:p w14:paraId="69AE8A11" w14:textId="77777777" w:rsidR="006203E8" w:rsidRPr="006203E8" w:rsidRDefault="006203E8" w:rsidP="006203E8">
      <w:pPr>
        <w:widowControl w:val="0"/>
        <w:autoSpaceDE w:val="0"/>
        <w:autoSpaceDN w:val="0"/>
        <w:adjustRightInd w:val="0"/>
        <w:spacing w:after="160" w:line="240" w:lineRule="auto"/>
        <w:ind w:left="640" w:hanging="640"/>
        <w:rPr>
          <w:rFonts w:cs="Times New Roman"/>
          <w:noProof/>
        </w:rPr>
      </w:pPr>
      <w:r w:rsidRPr="006203E8">
        <w:rPr>
          <w:rFonts w:cs="Times New Roman"/>
          <w:noProof/>
        </w:rPr>
        <w:t>56.</w:t>
      </w:r>
      <w:r w:rsidRPr="006203E8">
        <w:rPr>
          <w:rFonts w:cs="Times New Roman"/>
          <w:noProof/>
        </w:rPr>
        <w:tab/>
        <w:t xml:space="preserve">Xu, R. </w:t>
      </w:r>
      <w:r w:rsidRPr="006203E8">
        <w:rPr>
          <w:rFonts w:cs="Times New Roman"/>
          <w:i/>
          <w:iCs/>
          <w:noProof/>
        </w:rPr>
        <w:t>et al.</w:t>
      </w:r>
      <w:r w:rsidRPr="006203E8">
        <w:rPr>
          <w:rFonts w:cs="Times New Roman"/>
          <w:noProof/>
        </w:rPr>
        <w:t xml:space="preserve"> Plant-by-plant decarbonization strategies for the global steel industry. </w:t>
      </w:r>
      <w:r w:rsidRPr="006203E8">
        <w:rPr>
          <w:rFonts w:cs="Times New Roman"/>
          <w:i/>
          <w:iCs/>
          <w:noProof/>
        </w:rPr>
        <w:t>Nat. Clim. Chang.</w:t>
      </w:r>
      <w:r w:rsidRPr="006203E8">
        <w:rPr>
          <w:rFonts w:cs="Times New Roman"/>
          <w:noProof/>
        </w:rPr>
        <w:t xml:space="preserve"> </w:t>
      </w:r>
      <w:r w:rsidRPr="006203E8">
        <w:rPr>
          <w:rFonts w:cs="Times New Roman"/>
          <w:b/>
          <w:bCs/>
          <w:noProof/>
        </w:rPr>
        <w:t>13</w:t>
      </w:r>
      <w:r w:rsidRPr="006203E8">
        <w:rPr>
          <w:rFonts w:cs="Times New Roman"/>
          <w:noProof/>
        </w:rPr>
        <w:t>, 1067–1074 (2023).</w:t>
      </w:r>
    </w:p>
    <w:p w14:paraId="67F3AE4D" w14:textId="77777777" w:rsidR="006203E8" w:rsidRPr="006203E8" w:rsidRDefault="006203E8" w:rsidP="006203E8">
      <w:pPr>
        <w:widowControl w:val="0"/>
        <w:autoSpaceDE w:val="0"/>
        <w:autoSpaceDN w:val="0"/>
        <w:adjustRightInd w:val="0"/>
        <w:spacing w:after="160" w:line="240" w:lineRule="auto"/>
        <w:ind w:left="640" w:hanging="640"/>
        <w:rPr>
          <w:rFonts w:cs="Times New Roman"/>
          <w:noProof/>
        </w:rPr>
      </w:pPr>
      <w:r w:rsidRPr="006203E8">
        <w:rPr>
          <w:rFonts w:cs="Times New Roman"/>
          <w:noProof/>
        </w:rPr>
        <w:t>57.</w:t>
      </w:r>
      <w:r w:rsidRPr="006203E8">
        <w:rPr>
          <w:rFonts w:cs="Times New Roman"/>
          <w:noProof/>
        </w:rPr>
        <w:tab/>
        <w:t xml:space="preserve">Koolen, D. &amp; Vidovic, D. </w:t>
      </w:r>
      <w:r w:rsidRPr="006203E8">
        <w:rPr>
          <w:rFonts w:cs="Times New Roman"/>
          <w:i/>
          <w:iCs/>
          <w:noProof/>
        </w:rPr>
        <w:t>Greenhouse Gas Intensities of the EU Steel Industry and Its Trading Partners,</w:t>
      </w:r>
      <w:r w:rsidRPr="006203E8">
        <w:rPr>
          <w:rFonts w:cs="Times New Roman"/>
          <w:noProof/>
        </w:rPr>
        <w:t>. https://publications.jrc.ec.europa.eu/repository/bitstream/JRC129297/JRC129297_01.pdf (2022) doi:10.2760/170198.</w:t>
      </w:r>
    </w:p>
    <w:p w14:paraId="0A72B10B" w14:textId="77777777" w:rsidR="006203E8" w:rsidRPr="006203E8" w:rsidRDefault="006203E8" w:rsidP="006203E8">
      <w:pPr>
        <w:widowControl w:val="0"/>
        <w:autoSpaceDE w:val="0"/>
        <w:autoSpaceDN w:val="0"/>
        <w:adjustRightInd w:val="0"/>
        <w:spacing w:after="160" w:line="240" w:lineRule="auto"/>
        <w:ind w:left="640" w:hanging="640"/>
        <w:rPr>
          <w:rFonts w:cs="Times New Roman"/>
          <w:noProof/>
        </w:rPr>
      </w:pPr>
      <w:r w:rsidRPr="006203E8">
        <w:rPr>
          <w:rFonts w:cs="Times New Roman"/>
          <w:noProof/>
        </w:rPr>
        <w:t>58.</w:t>
      </w:r>
      <w:r w:rsidRPr="006203E8">
        <w:rPr>
          <w:rFonts w:cs="Times New Roman"/>
          <w:noProof/>
        </w:rPr>
        <w:tab/>
        <w:t xml:space="preserve">Shahabuddin, M., Brooks, G. &amp; Rhamdhani, M. A. Decarbonisation and hydrogen integration of steel industries: Recent development, challenges and technoeconomic analysis. </w:t>
      </w:r>
      <w:r w:rsidRPr="006203E8">
        <w:rPr>
          <w:rFonts w:cs="Times New Roman"/>
          <w:i/>
          <w:iCs/>
          <w:noProof/>
        </w:rPr>
        <w:t>J. Clean. Prod.</w:t>
      </w:r>
      <w:r w:rsidRPr="006203E8">
        <w:rPr>
          <w:rFonts w:cs="Times New Roman"/>
          <w:noProof/>
        </w:rPr>
        <w:t xml:space="preserve"> </w:t>
      </w:r>
      <w:r w:rsidRPr="006203E8">
        <w:rPr>
          <w:rFonts w:cs="Times New Roman"/>
          <w:b/>
          <w:bCs/>
          <w:noProof/>
        </w:rPr>
        <w:t>395</w:t>
      </w:r>
      <w:r w:rsidRPr="006203E8">
        <w:rPr>
          <w:rFonts w:cs="Times New Roman"/>
          <w:noProof/>
        </w:rPr>
        <w:t>, (2023).</w:t>
      </w:r>
    </w:p>
    <w:p w14:paraId="6CFEAA24" w14:textId="77777777" w:rsidR="006203E8" w:rsidRPr="006203E8" w:rsidRDefault="006203E8" w:rsidP="006203E8">
      <w:pPr>
        <w:widowControl w:val="0"/>
        <w:autoSpaceDE w:val="0"/>
        <w:autoSpaceDN w:val="0"/>
        <w:adjustRightInd w:val="0"/>
        <w:spacing w:after="160" w:line="240" w:lineRule="auto"/>
        <w:ind w:left="640" w:hanging="640"/>
        <w:rPr>
          <w:rFonts w:cs="Times New Roman"/>
          <w:noProof/>
        </w:rPr>
      </w:pPr>
      <w:r w:rsidRPr="006203E8">
        <w:rPr>
          <w:rFonts w:cs="Times New Roman"/>
          <w:noProof/>
        </w:rPr>
        <w:t>59.</w:t>
      </w:r>
      <w:r w:rsidRPr="006203E8">
        <w:rPr>
          <w:rFonts w:cs="Times New Roman"/>
          <w:noProof/>
        </w:rPr>
        <w:tab/>
        <w:t xml:space="preserve">Sohn, H. Y. Energy consumption and CO2 emissions in ironmaking and development of a novel flash technology. </w:t>
      </w:r>
      <w:r w:rsidRPr="006203E8">
        <w:rPr>
          <w:rFonts w:cs="Times New Roman"/>
          <w:i/>
          <w:iCs/>
          <w:noProof/>
        </w:rPr>
        <w:t>Metals (Basel).</w:t>
      </w:r>
      <w:r w:rsidRPr="006203E8">
        <w:rPr>
          <w:rFonts w:cs="Times New Roman"/>
          <w:noProof/>
        </w:rPr>
        <w:t xml:space="preserve"> </w:t>
      </w:r>
      <w:r w:rsidRPr="006203E8">
        <w:rPr>
          <w:rFonts w:cs="Times New Roman"/>
          <w:b/>
          <w:bCs/>
          <w:noProof/>
        </w:rPr>
        <w:t>10</w:t>
      </w:r>
      <w:r w:rsidRPr="006203E8">
        <w:rPr>
          <w:rFonts w:cs="Times New Roman"/>
          <w:noProof/>
        </w:rPr>
        <w:t>, (2020).</w:t>
      </w:r>
    </w:p>
    <w:p w14:paraId="00D21B4C" w14:textId="77777777" w:rsidR="006203E8" w:rsidRPr="006203E8" w:rsidRDefault="006203E8" w:rsidP="006203E8">
      <w:pPr>
        <w:widowControl w:val="0"/>
        <w:autoSpaceDE w:val="0"/>
        <w:autoSpaceDN w:val="0"/>
        <w:adjustRightInd w:val="0"/>
        <w:spacing w:after="160" w:line="240" w:lineRule="auto"/>
        <w:ind w:left="640" w:hanging="640"/>
        <w:rPr>
          <w:rFonts w:cs="Times New Roman"/>
          <w:noProof/>
        </w:rPr>
      </w:pPr>
      <w:r w:rsidRPr="006203E8">
        <w:rPr>
          <w:rFonts w:cs="Times New Roman"/>
          <w:noProof/>
        </w:rPr>
        <w:t>60.</w:t>
      </w:r>
      <w:r w:rsidRPr="006203E8">
        <w:rPr>
          <w:rFonts w:cs="Times New Roman"/>
          <w:noProof/>
        </w:rPr>
        <w:tab/>
        <w:t xml:space="preserve">Wang, R. R., Zhao, Y. Q., Babich, A., Senk, D. &amp; Fan, X. Y. Hydrogen direct reduction (H-DR) in steel industry—An overview of challenges and opportunities. </w:t>
      </w:r>
      <w:r w:rsidRPr="006203E8">
        <w:rPr>
          <w:rFonts w:cs="Times New Roman"/>
          <w:i/>
          <w:iCs/>
          <w:noProof/>
        </w:rPr>
        <w:t>J. Clean. Prod.</w:t>
      </w:r>
      <w:r w:rsidRPr="006203E8">
        <w:rPr>
          <w:rFonts w:cs="Times New Roman"/>
          <w:noProof/>
        </w:rPr>
        <w:t xml:space="preserve"> </w:t>
      </w:r>
      <w:r w:rsidRPr="006203E8">
        <w:rPr>
          <w:rFonts w:cs="Times New Roman"/>
          <w:b/>
          <w:bCs/>
          <w:noProof/>
        </w:rPr>
        <w:t>329</w:t>
      </w:r>
      <w:r w:rsidRPr="006203E8">
        <w:rPr>
          <w:rFonts w:cs="Times New Roman"/>
          <w:noProof/>
        </w:rPr>
        <w:t>, 129797 (2021).</w:t>
      </w:r>
    </w:p>
    <w:p w14:paraId="176DDB99" w14:textId="77777777" w:rsidR="006203E8" w:rsidRPr="006203E8" w:rsidRDefault="006203E8" w:rsidP="006203E8">
      <w:pPr>
        <w:widowControl w:val="0"/>
        <w:autoSpaceDE w:val="0"/>
        <w:autoSpaceDN w:val="0"/>
        <w:adjustRightInd w:val="0"/>
        <w:spacing w:after="160" w:line="240" w:lineRule="auto"/>
        <w:ind w:left="640" w:hanging="640"/>
        <w:rPr>
          <w:rFonts w:cs="Times New Roman"/>
          <w:noProof/>
        </w:rPr>
      </w:pPr>
      <w:r w:rsidRPr="006203E8">
        <w:rPr>
          <w:rFonts w:cs="Times New Roman"/>
          <w:noProof/>
        </w:rPr>
        <w:t>61.</w:t>
      </w:r>
      <w:r w:rsidRPr="006203E8">
        <w:rPr>
          <w:rFonts w:cs="Times New Roman"/>
          <w:noProof/>
        </w:rPr>
        <w:tab/>
        <w:t xml:space="preserve">Souza Filho, I. R. </w:t>
      </w:r>
      <w:r w:rsidRPr="006203E8">
        <w:rPr>
          <w:rFonts w:cs="Times New Roman"/>
          <w:i/>
          <w:iCs/>
          <w:noProof/>
        </w:rPr>
        <w:t>et al.</w:t>
      </w:r>
      <w:r w:rsidRPr="006203E8">
        <w:rPr>
          <w:rFonts w:cs="Times New Roman"/>
          <w:noProof/>
        </w:rPr>
        <w:t xml:space="preserve"> Green steel at its crossroads: Hybrid hydrogen-based reduction of iron ores. </w:t>
      </w:r>
      <w:r w:rsidRPr="006203E8">
        <w:rPr>
          <w:rFonts w:cs="Times New Roman"/>
          <w:i/>
          <w:iCs/>
          <w:noProof/>
        </w:rPr>
        <w:t>J. Clean. Prod.</w:t>
      </w:r>
      <w:r w:rsidRPr="006203E8">
        <w:rPr>
          <w:rFonts w:cs="Times New Roman"/>
          <w:noProof/>
        </w:rPr>
        <w:t xml:space="preserve"> </w:t>
      </w:r>
      <w:r w:rsidRPr="006203E8">
        <w:rPr>
          <w:rFonts w:cs="Times New Roman"/>
          <w:b/>
          <w:bCs/>
          <w:noProof/>
        </w:rPr>
        <w:t>340</w:t>
      </w:r>
      <w:r w:rsidRPr="006203E8">
        <w:rPr>
          <w:rFonts w:cs="Times New Roman"/>
          <w:noProof/>
        </w:rPr>
        <w:t>, (2022).</w:t>
      </w:r>
    </w:p>
    <w:p w14:paraId="6C8E3DC5" w14:textId="77777777" w:rsidR="006203E8" w:rsidRPr="009136C6" w:rsidRDefault="006203E8" w:rsidP="006203E8">
      <w:pPr>
        <w:widowControl w:val="0"/>
        <w:autoSpaceDE w:val="0"/>
        <w:autoSpaceDN w:val="0"/>
        <w:adjustRightInd w:val="0"/>
        <w:spacing w:after="160" w:line="240" w:lineRule="auto"/>
        <w:ind w:left="640" w:hanging="640"/>
        <w:rPr>
          <w:rFonts w:cs="Times New Roman"/>
          <w:noProof/>
          <w:lang w:val="de-DE"/>
          <w:rPrChange w:id="52" w:author="David Kampmann" w:date="2025-12-05T11:05:00Z" w16du:dateUtc="2025-12-05T11:05:00Z">
            <w:rPr>
              <w:rFonts w:cs="Times New Roman"/>
              <w:noProof/>
            </w:rPr>
          </w:rPrChange>
        </w:rPr>
      </w:pPr>
      <w:r w:rsidRPr="006203E8">
        <w:rPr>
          <w:rFonts w:cs="Times New Roman"/>
          <w:noProof/>
        </w:rPr>
        <w:t>62.</w:t>
      </w:r>
      <w:r w:rsidRPr="006203E8">
        <w:rPr>
          <w:rFonts w:cs="Times New Roman"/>
          <w:noProof/>
        </w:rPr>
        <w:tab/>
        <w:t xml:space="preserve">Rechberger, K., Spanlang, A., Sasiain Conde, A., Wolfmeir, H. &amp; Harris, C. Green Hydrogen-Based Direct Reduction for Low-Carbon Steelmaking. </w:t>
      </w:r>
      <w:r w:rsidRPr="009136C6">
        <w:rPr>
          <w:rFonts w:cs="Times New Roman"/>
          <w:i/>
          <w:iCs/>
          <w:noProof/>
          <w:lang w:val="de-DE"/>
          <w:rPrChange w:id="53" w:author="David Kampmann" w:date="2025-12-05T11:05:00Z" w16du:dateUtc="2025-12-05T11:05:00Z">
            <w:rPr>
              <w:rFonts w:cs="Times New Roman"/>
              <w:i/>
              <w:iCs/>
              <w:noProof/>
            </w:rPr>
          </w:rPrChange>
        </w:rPr>
        <w:t>Steel Res. Int.</w:t>
      </w:r>
      <w:r w:rsidRPr="009136C6">
        <w:rPr>
          <w:rFonts w:cs="Times New Roman"/>
          <w:noProof/>
          <w:lang w:val="de-DE"/>
          <w:rPrChange w:id="54" w:author="David Kampmann" w:date="2025-12-05T11:05:00Z" w16du:dateUtc="2025-12-05T11:05:00Z">
            <w:rPr>
              <w:rFonts w:cs="Times New Roman"/>
              <w:noProof/>
            </w:rPr>
          </w:rPrChange>
        </w:rPr>
        <w:t xml:space="preserve"> </w:t>
      </w:r>
      <w:r w:rsidRPr="009136C6">
        <w:rPr>
          <w:rFonts w:cs="Times New Roman"/>
          <w:b/>
          <w:bCs/>
          <w:noProof/>
          <w:lang w:val="de-DE"/>
          <w:rPrChange w:id="55" w:author="David Kampmann" w:date="2025-12-05T11:05:00Z" w16du:dateUtc="2025-12-05T11:05:00Z">
            <w:rPr>
              <w:rFonts w:cs="Times New Roman"/>
              <w:b/>
              <w:bCs/>
              <w:noProof/>
            </w:rPr>
          </w:rPrChange>
        </w:rPr>
        <w:t>91</w:t>
      </w:r>
      <w:r w:rsidRPr="009136C6">
        <w:rPr>
          <w:rFonts w:cs="Times New Roman"/>
          <w:noProof/>
          <w:lang w:val="de-DE"/>
          <w:rPrChange w:id="56" w:author="David Kampmann" w:date="2025-12-05T11:05:00Z" w16du:dateUtc="2025-12-05T11:05:00Z">
            <w:rPr>
              <w:rFonts w:cs="Times New Roman"/>
              <w:noProof/>
            </w:rPr>
          </w:rPrChange>
        </w:rPr>
        <w:t>, 1–10 (2020).</w:t>
      </w:r>
    </w:p>
    <w:p w14:paraId="27E494F5" w14:textId="77777777" w:rsidR="006203E8" w:rsidRPr="009136C6" w:rsidRDefault="006203E8" w:rsidP="006203E8">
      <w:pPr>
        <w:widowControl w:val="0"/>
        <w:autoSpaceDE w:val="0"/>
        <w:autoSpaceDN w:val="0"/>
        <w:adjustRightInd w:val="0"/>
        <w:spacing w:after="160" w:line="240" w:lineRule="auto"/>
        <w:ind w:left="640" w:hanging="640"/>
        <w:rPr>
          <w:rFonts w:cs="Times New Roman"/>
          <w:noProof/>
          <w:lang w:val="de-DE"/>
          <w:rPrChange w:id="57" w:author="David Kampmann" w:date="2025-12-05T11:05:00Z" w16du:dateUtc="2025-12-05T11:05:00Z">
            <w:rPr>
              <w:rFonts w:cs="Times New Roman"/>
              <w:noProof/>
            </w:rPr>
          </w:rPrChange>
        </w:rPr>
      </w:pPr>
      <w:r w:rsidRPr="009136C6">
        <w:rPr>
          <w:rFonts w:cs="Times New Roman"/>
          <w:noProof/>
          <w:lang w:val="de-DE"/>
          <w:rPrChange w:id="58" w:author="David Kampmann" w:date="2025-12-05T11:05:00Z" w16du:dateUtc="2025-12-05T11:05:00Z">
            <w:rPr>
              <w:rFonts w:cs="Times New Roman"/>
              <w:noProof/>
            </w:rPr>
          </w:rPrChange>
        </w:rPr>
        <w:t>63.</w:t>
      </w:r>
      <w:r w:rsidRPr="009136C6">
        <w:rPr>
          <w:rFonts w:cs="Times New Roman"/>
          <w:noProof/>
          <w:lang w:val="de-DE"/>
          <w:rPrChange w:id="59" w:author="David Kampmann" w:date="2025-12-05T11:05:00Z" w16du:dateUtc="2025-12-05T11:05:00Z">
            <w:rPr>
              <w:rFonts w:cs="Times New Roman"/>
              <w:noProof/>
            </w:rPr>
          </w:rPrChange>
        </w:rPr>
        <w:tab/>
        <w:t xml:space="preserve">Agora Energiewende &amp; Wuppertal Institut. </w:t>
      </w:r>
      <w:r w:rsidRPr="009136C6">
        <w:rPr>
          <w:rFonts w:cs="Times New Roman"/>
          <w:i/>
          <w:iCs/>
          <w:noProof/>
          <w:lang w:val="de-DE"/>
          <w:rPrChange w:id="60" w:author="David Kampmann" w:date="2025-12-05T11:05:00Z" w16du:dateUtc="2025-12-05T11:05:00Z">
            <w:rPr>
              <w:rFonts w:cs="Times New Roman"/>
              <w:i/>
              <w:iCs/>
              <w:noProof/>
            </w:rPr>
          </w:rPrChange>
        </w:rPr>
        <w:t>Klimaneutrale Industrie: Schlüsseltechnologien Und Politikoptionen Für Stahl, Chemie Und Zement</w:t>
      </w:r>
      <w:r w:rsidRPr="009136C6">
        <w:rPr>
          <w:rFonts w:cs="Times New Roman"/>
          <w:noProof/>
          <w:lang w:val="de-DE"/>
          <w:rPrChange w:id="61" w:author="David Kampmann" w:date="2025-12-05T11:05:00Z" w16du:dateUtc="2025-12-05T11:05:00Z">
            <w:rPr>
              <w:rFonts w:cs="Times New Roman"/>
              <w:noProof/>
            </w:rPr>
          </w:rPrChange>
        </w:rPr>
        <w:t>. https://www.agora-energiewende.de/fileadmin2/Projekte/2018/Dekarbonisierung_Industrie/164_A-EW_Klimaneutrale-Industrie_Studie_WEB.pdf (2019).</w:t>
      </w:r>
    </w:p>
    <w:p w14:paraId="073349E8" w14:textId="77777777" w:rsidR="006203E8" w:rsidRPr="006203E8" w:rsidRDefault="006203E8" w:rsidP="006203E8">
      <w:pPr>
        <w:widowControl w:val="0"/>
        <w:autoSpaceDE w:val="0"/>
        <w:autoSpaceDN w:val="0"/>
        <w:adjustRightInd w:val="0"/>
        <w:spacing w:after="160" w:line="240" w:lineRule="auto"/>
        <w:ind w:left="640" w:hanging="640"/>
        <w:rPr>
          <w:rFonts w:cs="Times New Roman"/>
          <w:noProof/>
        </w:rPr>
      </w:pPr>
      <w:r w:rsidRPr="006203E8">
        <w:rPr>
          <w:rFonts w:cs="Times New Roman"/>
          <w:noProof/>
        </w:rPr>
        <w:t>64.</w:t>
      </w:r>
      <w:r w:rsidRPr="006203E8">
        <w:rPr>
          <w:rFonts w:cs="Times New Roman"/>
          <w:noProof/>
        </w:rPr>
        <w:tab/>
        <w:t xml:space="preserve">IEA. </w:t>
      </w:r>
      <w:r w:rsidRPr="006203E8">
        <w:rPr>
          <w:rFonts w:cs="Times New Roman"/>
          <w:i/>
          <w:iCs/>
          <w:noProof/>
        </w:rPr>
        <w:t>World Energy Outlook 2023</w:t>
      </w:r>
      <w:r w:rsidRPr="006203E8">
        <w:rPr>
          <w:rFonts w:cs="Times New Roman"/>
          <w:noProof/>
        </w:rPr>
        <w:t>. https://iea.blob.core.windows.net/assets/86ede39e-4436-42d7-ba2a-edf61467e070/WorldEnergyOutlook2023.pdf (2023).</w:t>
      </w:r>
    </w:p>
    <w:p w14:paraId="55A70705" w14:textId="77777777" w:rsidR="006203E8" w:rsidRPr="006203E8" w:rsidRDefault="006203E8" w:rsidP="006203E8">
      <w:pPr>
        <w:widowControl w:val="0"/>
        <w:autoSpaceDE w:val="0"/>
        <w:autoSpaceDN w:val="0"/>
        <w:adjustRightInd w:val="0"/>
        <w:spacing w:after="160" w:line="240" w:lineRule="auto"/>
        <w:ind w:left="640" w:hanging="640"/>
        <w:rPr>
          <w:rFonts w:cs="Times New Roman"/>
          <w:noProof/>
        </w:rPr>
      </w:pPr>
      <w:r w:rsidRPr="006203E8">
        <w:rPr>
          <w:rFonts w:cs="Times New Roman"/>
          <w:noProof/>
        </w:rPr>
        <w:t>65.</w:t>
      </w:r>
      <w:r w:rsidRPr="006203E8">
        <w:rPr>
          <w:rFonts w:cs="Times New Roman"/>
          <w:noProof/>
        </w:rPr>
        <w:tab/>
        <w:t xml:space="preserve">US Energy Information Administration (EIA). </w:t>
      </w:r>
      <w:r w:rsidRPr="006203E8">
        <w:rPr>
          <w:rFonts w:cs="Times New Roman"/>
          <w:i/>
          <w:iCs/>
          <w:noProof/>
        </w:rPr>
        <w:t>Electric Power Annual 2022</w:t>
      </w:r>
      <w:r w:rsidRPr="006203E8">
        <w:rPr>
          <w:rFonts w:cs="Times New Roman"/>
          <w:noProof/>
        </w:rPr>
        <w:t>. https://www.eia.gov/electricity/annual/pdf/epa.pdf (2023).</w:t>
      </w:r>
    </w:p>
    <w:p w14:paraId="03C53E6F" w14:textId="77777777" w:rsidR="006203E8" w:rsidRPr="006203E8" w:rsidRDefault="006203E8" w:rsidP="006203E8">
      <w:pPr>
        <w:widowControl w:val="0"/>
        <w:autoSpaceDE w:val="0"/>
        <w:autoSpaceDN w:val="0"/>
        <w:adjustRightInd w:val="0"/>
        <w:spacing w:after="160" w:line="240" w:lineRule="auto"/>
        <w:ind w:left="640" w:hanging="640"/>
        <w:rPr>
          <w:rFonts w:cs="Times New Roman"/>
          <w:noProof/>
        </w:rPr>
      </w:pPr>
      <w:r w:rsidRPr="006203E8">
        <w:rPr>
          <w:rFonts w:cs="Times New Roman"/>
          <w:noProof/>
        </w:rPr>
        <w:t>66.</w:t>
      </w:r>
      <w:r w:rsidRPr="006203E8">
        <w:rPr>
          <w:rFonts w:cs="Times New Roman"/>
          <w:noProof/>
        </w:rPr>
        <w:tab/>
        <w:t xml:space="preserve">IPCC. Volume 2: Energy. in </w:t>
      </w:r>
      <w:r w:rsidRPr="006203E8">
        <w:rPr>
          <w:rFonts w:cs="Times New Roman"/>
          <w:i/>
          <w:iCs/>
          <w:noProof/>
        </w:rPr>
        <w:t>2006 IPCC Guidelines for National Greenhouse Gas Inventories</w:t>
      </w:r>
      <w:r w:rsidRPr="006203E8">
        <w:rPr>
          <w:rFonts w:cs="Times New Roman"/>
          <w:noProof/>
        </w:rPr>
        <w:t xml:space="preserve"> (2006).</w:t>
      </w:r>
    </w:p>
    <w:p w14:paraId="0F471D3C" w14:textId="452C3579" w:rsidR="00065505" w:rsidRPr="00C53204" w:rsidRDefault="000F7425">
      <w:pPr>
        <w:spacing w:after="160"/>
        <w:ind w:firstLine="0"/>
        <w:jc w:val="left"/>
        <w:rPr>
          <w:rFonts w:eastAsiaTheme="majorEastAsia"/>
          <w:b/>
        </w:rPr>
      </w:pPr>
      <w:r>
        <w:rPr>
          <w:b/>
          <w:bCs/>
          <w:lang w:val="en-GB"/>
        </w:rPr>
        <w:lastRenderedPageBreak/>
        <w:fldChar w:fldCharType="end"/>
      </w:r>
      <w:r w:rsidR="00065505" w:rsidRPr="00C53204">
        <w:br w:type="page"/>
      </w:r>
    </w:p>
    <w:p w14:paraId="5560BC33" w14:textId="11738CCE" w:rsidR="009F793D" w:rsidRDefault="00352CC0" w:rsidP="00352CC0">
      <w:pPr>
        <w:pStyle w:val="Heading1"/>
        <w:ind w:firstLine="0"/>
        <w:rPr>
          <w:lang w:val="en-GB"/>
        </w:rPr>
      </w:pPr>
      <w:r>
        <w:rPr>
          <w:lang w:val="en-GB"/>
        </w:rPr>
        <w:lastRenderedPageBreak/>
        <w:t>M</w:t>
      </w:r>
      <w:r w:rsidR="004612B3">
        <w:rPr>
          <w:lang w:val="en-GB"/>
        </w:rPr>
        <w:t xml:space="preserve">ethods </w:t>
      </w:r>
    </w:p>
    <w:p w14:paraId="6A376781" w14:textId="77777777" w:rsidR="00352CC0" w:rsidRPr="00352CC0" w:rsidRDefault="00352CC0" w:rsidP="00352CC0">
      <w:pPr>
        <w:ind w:firstLine="0"/>
        <w:rPr>
          <w:lang w:val="en-GB"/>
        </w:rPr>
      </w:pPr>
    </w:p>
    <w:p w14:paraId="3D4BE748" w14:textId="1487FD3F" w:rsidR="00352CC0" w:rsidRDefault="00352CC0" w:rsidP="00352CC0">
      <w:pPr>
        <w:pStyle w:val="Heading2"/>
        <w:ind w:firstLine="0"/>
        <w:rPr>
          <w:lang w:val="en-GB"/>
        </w:rPr>
      </w:pPr>
      <w:r w:rsidRPr="00352CC0">
        <w:rPr>
          <w:lang w:val="en-GB"/>
        </w:rPr>
        <w:t>Asset-b</w:t>
      </w:r>
      <w:r w:rsidR="00947E0B">
        <w:rPr>
          <w:lang w:val="en-GB"/>
        </w:rPr>
        <w:t>ased</w:t>
      </w:r>
      <w:r w:rsidRPr="00352CC0">
        <w:rPr>
          <w:lang w:val="en-GB"/>
        </w:rPr>
        <w:t xml:space="preserve"> </w:t>
      </w:r>
      <w:r w:rsidR="00947E0B">
        <w:rPr>
          <w:lang w:val="en-GB"/>
        </w:rPr>
        <w:t xml:space="preserve">planning </w:t>
      </w:r>
      <w:r w:rsidRPr="00352CC0">
        <w:rPr>
          <w:lang w:val="en-GB"/>
        </w:rPr>
        <w:t>approach (A</w:t>
      </w:r>
      <w:r w:rsidR="006F541F">
        <w:rPr>
          <w:lang w:val="en-GB"/>
        </w:rPr>
        <w:t>P</w:t>
      </w:r>
      <w:r w:rsidRPr="00352CC0">
        <w:rPr>
          <w:lang w:val="en-GB"/>
        </w:rPr>
        <w:t>A)</w:t>
      </w:r>
    </w:p>
    <w:p w14:paraId="761EF553" w14:textId="77777777" w:rsidR="00352CC0" w:rsidRDefault="00352CC0" w:rsidP="00C632E1">
      <w:pPr>
        <w:ind w:firstLine="0"/>
        <w:rPr>
          <w:lang w:val="en-GB"/>
        </w:rPr>
      </w:pPr>
    </w:p>
    <w:p w14:paraId="3865AF2D" w14:textId="6209493E" w:rsidR="00EB1E93" w:rsidRDefault="007E39D3" w:rsidP="00C632E1">
      <w:pPr>
        <w:ind w:firstLine="0"/>
        <w:rPr>
          <w:lang w:val="en-GB"/>
        </w:rPr>
      </w:pPr>
      <w:r>
        <w:rPr>
          <w:lang w:val="en-GB"/>
        </w:rPr>
        <w:t xml:space="preserve">We </w:t>
      </w:r>
      <w:r w:rsidR="00F349FA">
        <w:rPr>
          <w:lang w:val="en-GB"/>
        </w:rPr>
        <w:t>use</w:t>
      </w:r>
      <w:r w:rsidR="006038D9" w:rsidRPr="006038D9">
        <w:rPr>
          <w:lang w:val="en-GB"/>
        </w:rPr>
        <w:t xml:space="preserve"> </w:t>
      </w:r>
      <w:r w:rsidR="00D16BFF">
        <w:rPr>
          <w:lang w:val="en-GB"/>
        </w:rPr>
        <w:t xml:space="preserve">companies’ </w:t>
      </w:r>
      <w:r w:rsidR="00572DC2">
        <w:rPr>
          <w:lang w:val="en-GB"/>
        </w:rPr>
        <w:t xml:space="preserve">existing and planned </w:t>
      </w:r>
      <w:r w:rsidR="00CE2B62">
        <w:rPr>
          <w:lang w:val="en-GB"/>
        </w:rPr>
        <w:t xml:space="preserve">production </w:t>
      </w:r>
      <w:r w:rsidR="00572DC2">
        <w:rPr>
          <w:lang w:val="en-GB"/>
        </w:rPr>
        <w:t>assets</w:t>
      </w:r>
      <w:r w:rsidR="00BC47A7">
        <w:rPr>
          <w:lang w:val="en-GB"/>
        </w:rPr>
        <w:t xml:space="preserve"> to estimate total future production capacity</w:t>
      </w:r>
      <w:r w:rsidR="00D16BFF">
        <w:rPr>
          <w:lang w:val="en-GB"/>
        </w:rPr>
        <w:t xml:space="preserve">, </w:t>
      </w:r>
      <w:r w:rsidR="00D16BFF" w:rsidRPr="006038D9">
        <w:rPr>
          <w:lang w:val="en-GB"/>
        </w:rPr>
        <w:t xml:space="preserve">production output and in turn direct </w:t>
      </w:r>
      <w:r w:rsidR="00D16BFF">
        <w:rPr>
          <w:lang w:val="en-GB"/>
        </w:rPr>
        <w:t xml:space="preserve">future </w:t>
      </w:r>
      <w:r w:rsidR="00D16BFF" w:rsidRPr="006038D9">
        <w:rPr>
          <w:lang w:val="en-GB"/>
        </w:rPr>
        <w:t>CO</w:t>
      </w:r>
      <w:r w:rsidR="00D16BFF" w:rsidRPr="006038D9">
        <w:rPr>
          <w:vertAlign w:val="subscript"/>
          <w:lang w:val="en-GB"/>
        </w:rPr>
        <w:t>2</w:t>
      </w:r>
      <w:r w:rsidR="00D16BFF" w:rsidRPr="006038D9">
        <w:rPr>
          <w:lang w:val="en-GB"/>
        </w:rPr>
        <w:t xml:space="preserve"> emissions</w:t>
      </w:r>
      <w:r w:rsidR="005260A4">
        <w:rPr>
          <w:lang w:val="en-GB"/>
        </w:rPr>
        <w:t xml:space="preserve"> (see </w:t>
      </w:r>
      <w:r w:rsidR="006B748B" w:rsidRPr="006B748B">
        <w:rPr>
          <w:i/>
          <w:iCs/>
          <w:lang w:val="en-GB"/>
        </w:rPr>
        <w:t>Supplement</w:t>
      </w:r>
      <w:r w:rsidR="00C9761F">
        <w:rPr>
          <w:i/>
          <w:iCs/>
          <w:lang w:val="en-GB"/>
        </w:rPr>
        <w:t>ar</w:t>
      </w:r>
      <w:r w:rsidR="006B748B" w:rsidRPr="006B748B">
        <w:rPr>
          <w:i/>
          <w:iCs/>
          <w:lang w:val="en-GB"/>
        </w:rPr>
        <w:t>y</w:t>
      </w:r>
      <w:r w:rsidR="006B748B">
        <w:rPr>
          <w:lang w:val="en-GB"/>
        </w:rPr>
        <w:t xml:space="preserve"> </w:t>
      </w:r>
      <w:r w:rsidR="005260A4" w:rsidRPr="005260A4">
        <w:rPr>
          <w:i/>
          <w:iCs/>
          <w:lang w:val="en-GB"/>
        </w:rPr>
        <w:t>Fig. 1</w:t>
      </w:r>
      <w:r w:rsidR="005260A4">
        <w:rPr>
          <w:lang w:val="en-GB"/>
        </w:rPr>
        <w:t>)</w:t>
      </w:r>
      <w:r w:rsidR="001F604A">
        <w:rPr>
          <w:lang w:val="en-GB"/>
        </w:rPr>
        <w:t>.</w:t>
      </w:r>
      <w:r w:rsidR="00BC47A7">
        <w:rPr>
          <w:lang w:val="en-GB"/>
        </w:rPr>
        <w:t xml:space="preserve"> We also </w:t>
      </w:r>
      <w:r w:rsidR="007402D1">
        <w:rPr>
          <w:lang w:val="en-GB"/>
        </w:rPr>
        <w:t xml:space="preserve">model </w:t>
      </w:r>
      <w:r w:rsidR="00C341FC">
        <w:rPr>
          <w:lang w:val="en-GB"/>
        </w:rPr>
        <w:t xml:space="preserve">a scenario </w:t>
      </w:r>
      <w:r w:rsidR="00FF3825">
        <w:rPr>
          <w:lang w:val="en-GB"/>
        </w:rPr>
        <w:t>of</w:t>
      </w:r>
      <w:r w:rsidR="00C341FC">
        <w:rPr>
          <w:lang w:val="en-GB"/>
        </w:rPr>
        <w:t xml:space="preserve"> </w:t>
      </w:r>
      <w:r w:rsidR="00653322">
        <w:rPr>
          <w:lang w:val="en-GB"/>
        </w:rPr>
        <w:t xml:space="preserve">continued </w:t>
      </w:r>
      <w:r w:rsidR="006038D9" w:rsidRPr="006038D9">
        <w:rPr>
          <w:lang w:val="en-GB"/>
        </w:rPr>
        <w:t xml:space="preserve">reinvestments of existing and planned </w:t>
      </w:r>
      <w:r w:rsidR="00653322">
        <w:rPr>
          <w:lang w:val="en-GB"/>
        </w:rPr>
        <w:t>assets</w:t>
      </w:r>
      <w:r w:rsidR="001F604A">
        <w:rPr>
          <w:lang w:val="en-GB"/>
        </w:rPr>
        <w:t xml:space="preserve"> </w:t>
      </w:r>
      <w:r w:rsidR="00F349FA">
        <w:rPr>
          <w:lang w:val="en-GB"/>
        </w:rPr>
        <w:t>to estimate</w:t>
      </w:r>
      <w:r w:rsidR="006038D9" w:rsidRPr="006038D9">
        <w:rPr>
          <w:lang w:val="en-GB"/>
        </w:rPr>
        <w:t xml:space="preserve"> </w:t>
      </w:r>
      <w:r w:rsidR="001F604A">
        <w:rPr>
          <w:lang w:val="en-GB"/>
        </w:rPr>
        <w:t>future</w:t>
      </w:r>
      <w:r w:rsidR="006038D9" w:rsidRPr="006038D9">
        <w:rPr>
          <w:lang w:val="en-GB"/>
        </w:rPr>
        <w:t xml:space="preserve"> </w:t>
      </w:r>
      <w:r w:rsidR="00653322">
        <w:rPr>
          <w:lang w:val="en-GB"/>
        </w:rPr>
        <w:t>capacity</w:t>
      </w:r>
      <w:r w:rsidR="001F604A">
        <w:rPr>
          <w:lang w:val="en-GB"/>
        </w:rPr>
        <w:t>, production and emissions</w:t>
      </w:r>
      <w:r w:rsidR="006038D9" w:rsidRPr="006038D9">
        <w:rPr>
          <w:lang w:val="en-GB"/>
        </w:rPr>
        <w:t>. These</w:t>
      </w:r>
      <w:r w:rsidR="006038D9">
        <w:rPr>
          <w:lang w:val="en-GB"/>
        </w:rPr>
        <w:t xml:space="preserve"> estimated future CO2 emissions are aggregated to the firm level and assessed against scenario benchmarks. A</w:t>
      </w:r>
      <w:r w:rsidR="006F541F">
        <w:rPr>
          <w:lang w:val="en-GB"/>
        </w:rPr>
        <w:t>P</w:t>
      </w:r>
      <w:r w:rsidR="006038D9">
        <w:rPr>
          <w:lang w:val="en-GB"/>
        </w:rPr>
        <w:t xml:space="preserve">A </w:t>
      </w:r>
      <w:r w:rsidR="00352CC0" w:rsidRPr="00441702">
        <w:rPr>
          <w:lang w:val="en-GB"/>
        </w:rPr>
        <w:t>relies</w:t>
      </w:r>
      <w:r w:rsidR="00352CC0">
        <w:rPr>
          <w:lang w:val="en-GB"/>
        </w:rPr>
        <w:t xml:space="preserve"> on (1) u</w:t>
      </w:r>
      <w:r w:rsidR="00EB1E93">
        <w:rPr>
          <w:lang w:val="en-GB"/>
        </w:rPr>
        <w:t xml:space="preserve">nit-level modelling for </w:t>
      </w:r>
      <w:r w:rsidR="00352CC0">
        <w:rPr>
          <w:lang w:val="en-GB"/>
        </w:rPr>
        <w:t xml:space="preserve">all individual production assets </w:t>
      </w:r>
      <w:r w:rsidR="006F541F">
        <w:rPr>
          <w:lang w:val="en-GB"/>
        </w:rPr>
        <w:t>w</w:t>
      </w:r>
      <w:r w:rsidR="00352CC0">
        <w:rPr>
          <w:lang w:val="en-GB"/>
        </w:rPr>
        <w:t>hich are aggregated to the parent company level through detailed ownership tree mapping</w:t>
      </w:r>
      <w:r w:rsidR="000A0F24">
        <w:rPr>
          <w:lang w:val="en-GB"/>
        </w:rPr>
        <w:t xml:space="preserve"> to derive companies’ </w:t>
      </w:r>
      <w:r w:rsidR="00AE60B0">
        <w:rPr>
          <w:lang w:val="en-GB"/>
        </w:rPr>
        <w:t xml:space="preserve">production </w:t>
      </w:r>
      <w:r w:rsidR="000A0F24">
        <w:rPr>
          <w:lang w:val="en-GB"/>
        </w:rPr>
        <w:t>asset bases</w:t>
      </w:r>
      <w:r w:rsidR="00A22FE5">
        <w:rPr>
          <w:lang w:val="en-GB"/>
        </w:rPr>
        <w:t xml:space="preserve"> based on the equity share consolidation approach</w:t>
      </w:r>
      <w:r w:rsidR="00A22FE5">
        <w:rPr>
          <w:lang w:val="en-GB"/>
        </w:rPr>
        <w:fldChar w:fldCharType="begin" w:fldLock="1"/>
      </w:r>
      <w:r w:rsidR="006203E8">
        <w:rPr>
          <w:lang w:val="en-GB"/>
        </w:rPr>
        <w:instrText>ADDIN CSL_CITATION {"citationItems":[{"id":"ITEM-1","itemData":{"author":[{"dropping-particle":"","family":"WBCSD &amp; WRI","given":"","non-dropping-particle":"","parse-names":false,"suffix":""}],"chapter-number":"3","container-title":"The Greenhouse Gas Protocol: A Corporate Accounting and Reporting Standard","id":"ITEM-1","issued":{"date-parts":[["2004"]]},"title":"Setting Organizational Boundaries","type":"chapter"},"uris":["http://www.mendeley.com/documents/?uuid=837a95b5-61b8-4fa7-b916-80952b85c380"]}],"mendeley":{"formattedCitation":"&lt;sup&gt;29&lt;/sup&gt;","plainTextFormattedCitation":"29","previouslyFormattedCitation":"&lt;sup&gt;28&lt;/sup&gt;"},"properties":{"noteIndex":0},"schema":"https://github.com/citation-style-language/schema/raw/master/csl-citation.json"}</w:instrText>
      </w:r>
      <w:r w:rsidR="00A22FE5">
        <w:rPr>
          <w:lang w:val="en-GB"/>
        </w:rPr>
        <w:fldChar w:fldCharType="separate"/>
      </w:r>
      <w:r w:rsidR="006203E8" w:rsidRPr="006203E8">
        <w:rPr>
          <w:noProof/>
          <w:vertAlign w:val="superscript"/>
          <w:lang w:val="en-GB"/>
        </w:rPr>
        <w:t>29</w:t>
      </w:r>
      <w:r w:rsidR="00A22FE5">
        <w:rPr>
          <w:lang w:val="en-GB"/>
        </w:rPr>
        <w:fldChar w:fldCharType="end"/>
      </w:r>
      <w:r w:rsidR="00352CC0">
        <w:rPr>
          <w:lang w:val="en-GB"/>
        </w:rPr>
        <w:t xml:space="preserve">. After identifying all production assets owned by a company, we (2) estimated current and future production and </w:t>
      </w:r>
      <w:r w:rsidR="00767EF5">
        <w:rPr>
          <w:lang w:val="en-GB"/>
        </w:rPr>
        <w:t xml:space="preserve">resulting </w:t>
      </w:r>
      <w:r w:rsidR="00352CC0">
        <w:rPr>
          <w:lang w:val="en-GB"/>
        </w:rPr>
        <w:t>direct CO</w:t>
      </w:r>
      <w:r w:rsidR="00352CC0" w:rsidRPr="00352CC0">
        <w:rPr>
          <w:vertAlign w:val="subscript"/>
          <w:lang w:val="en-GB"/>
        </w:rPr>
        <w:t>2</w:t>
      </w:r>
      <w:r w:rsidR="00352CC0">
        <w:rPr>
          <w:lang w:val="en-GB"/>
        </w:rPr>
        <w:t xml:space="preserve"> emissions</w:t>
      </w:r>
      <w:r w:rsidR="00767EF5">
        <w:rPr>
          <w:lang w:val="en-GB"/>
        </w:rPr>
        <w:t xml:space="preserve"> under a business as usual (BAU) and a Stated Transition Plans (Stated TP) scenario, which takes into account stated production technology changes</w:t>
      </w:r>
      <w:r w:rsidR="00352CC0">
        <w:rPr>
          <w:lang w:val="en-GB"/>
        </w:rPr>
        <w:t>.</w:t>
      </w:r>
      <w:r w:rsidR="00EF1CDD">
        <w:rPr>
          <w:lang w:val="en-GB"/>
        </w:rPr>
        <w:t xml:space="preserve"> </w:t>
      </w:r>
      <w:r w:rsidR="00352CC0">
        <w:rPr>
          <w:lang w:val="en-GB"/>
        </w:rPr>
        <w:t xml:space="preserve">(3) We derived company-specific benchmarks by allocating the respective share of the sectoral carbon budgets from NGFS reference scenarios to companies using grandfathering and absolute contraction approaches (ACA). (4) We calculated the relative budget overshoot for each company as a key metric to measure the degree of (mis-)alignment between the cumulative emissions resulting from a corporate emission trajectory and the remaining company-specific carbon budget.  </w:t>
      </w:r>
    </w:p>
    <w:p w14:paraId="1E3B8503" w14:textId="77777777" w:rsidR="00BA07A1" w:rsidRDefault="00BA07A1" w:rsidP="00C632E1">
      <w:pPr>
        <w:ind w:firstLine="0"/>
        <w:rPr>
          <w:lang w:val="en-GB"/>
        </w:rPr>
      </w:pPr>
    </w:p>
    <w:p w14:paraId="7D27CCB3" w14:textId="5DD9D37A" w:rsidR="00575687" w:rsidRDefault="00575687" w:rsidP="006C08F4">
      <w:pPr>
        <w:pStyle w:val="Heading2"/>
        <w:ind w:firstLine="0"/>
        <w:rPr>
          <w:lang w:val="en-GB"/>
        </w:rPr>
      </w:pPr>
      <w:r>
        <w:rPr>
          <w:lang w:val="en-GB"/>
        </w:rPr>
        <w:t>Data sources</w:t>
      </w:r>
      <w:r w:rsidR="00352CC0">
        <w:rPr>
          <w:lang w:val="en-GB"/>
        </w:rPr>
        <w:t xml:space="preserve"> and process</w:t>
      </w:r>
      <w:r w:rsidR="000A0F24">
        <w:rPr>
          <w:lang w:val="en-GB"/>
        </w:rPr>
        <w:t xml:space="preserve"> to build companies’ </w:t>
      </w:r>
      <w:r w:rsidR="00AE60B0">
        <w:rPr>
          <w:lang w:val="en-GB"/>
        </w:rPr>
        <w:t xml:space="preserve">production </w:t>
      </w:r>
      <w:r w:rsidR="000A0F24">
        <w:rPr>
          <w:lang w:val="en-GB"/>
        </w:rPr>
        <w:t>asset bases.</w:t>
      </w:r>
    </w:p>
    <w:p w14:paraId="12CED3EE" w14:textId="26D1D181" w:rsidR="00575687" w:rsidRDefault="00575687" w:rsidP="00C632E1">
      <w:pPr>
        <w:ind w:firstLine="0"/>
        <w:rPr>
          <w:lang w:val="en-GB"/>
        </w:rPr>
      </w:pPr>
    </w:p>
    <w:p w14:paraId="2E2F7CBA" w14:textId="35625237" w:rsidR="006029C0" w:rsidRDefault="007E42D6" w:rsidP="004C17D5">
      <w:pPr>
        <w:ind w:firstLine="0"/>
        <w:rPr>
          <w:lang w:val="en-GB"/>
        </w:rPr>
      </w:pPr>
      <w:r>
        <w:rPr>
          <w:lang w:val="en-GB"/>
        </w:rPr>
        <w:t xml:space="preserve">We </w:t>
      </w:r>
      <w:r w:rsidR="00911C73">
        <w:rPr>
          <w:lang w:val="en-GB"/>
        </w:rPr>
        <w:t xml:space="preserve">applied our method to </w:t>
      </w:r>
      <w:r>
        <w:rPr>
          <w:lang w:val="en-GB"/>
        </w:rPr>
        <w:t>the ten largest electric utilities</w:t>
      </w:r>
      <w:r w:rsidR="00843B9D">
        <w:rPr>
          <w:lang w:val="en-GB"/>
        </w:rPr>
        <w:t xml:space="preserve"> (by installed power generating capacity)</w:t>
      </w:r>
      <w:r w:rsidR="006312AF">
        <w:rPr>
          <w:lang w:val="en-GB"/>
        </w:rPr>
        <w:t xml:space="preserve"> and </w:t>
      </w:r>
      <w:r w:rsidR="00683FE7">
        <w:rPr>
          <w:lang w:val="en-GB"/>
        </w:rPr>
        <w:t xml:space="preserve">ten </w:t>
      </w:r>
      <w:r w:rsidR="006312AF">
        <w:rPr>
          <w:lang w:val="en-GB"/>
        </w:rPr>
        <w:t>steel companies</w:t>
      </w:r>
      <w:r w:rsidR="00843B9D">
        <w:rPr>
          <w:lang w:val="en-GB"/>
        </w:rPr>
        <w:t xml:space="preserve"> </w:t>
      </w:r>
      <w:r>
        <w:rPr>
          <w:lang w:val="en-GB"/>
        </w:rPr>
        <w:t>from the Climate Action 100+ (CA100+) list of priority power companies for investors to engage with to meet corporate climate targets</w:t>
      </w:r>
      <w:r w:rsidR="008F1223">
        <w:rPr>
          <w:lang w:val="en-GB"/>
        </w:rPr>
        <w:t xml:space="preserve"> (see </w:t>
      </w:r>
      <w:r w:rsidR="008F1223" w:rsidRPr="008F1223">
        <w:rPr>
          <w:i/>
          <w:iCs/>
          <w:lang w:val="en-GB"/>
        </w:rPr>
        <w:t>Supplementary Table 4</w:t>
      </w:r>
      <w:r w:rsidR="008F1223">
        <w:rPr>
          <w:b/>
          <w:bCs/>
          <w:sz w:val="20"/>
          <w:szCs w:val="20"/>
        </w:rPr>
        <w:t>)</w:t>
      </w:r>
      <w:r>
        <w:rPr>
          <w:lang w:val="en-GB"/>
        </w:rPr>
        <w:t>.</w:t>
      </w:r>
      <w:r w:rsidR="000649DB" w:rsidRPr="00B30E02">
        <w:rPr>
          <w:rStyle w:val="FootnoteReference"/>
        </w:rPr>
        <w:footnoteReference w:id="1"/>
      </w:r>
      <w:r w:rsidR="000649DB" w:rsidRPr="00B30E02">
        <w:rPr>
          <w:rStyle w:val="FootnoteReference"/>
        </w:rPr>
        <w:footnoteReference w:id="2"/>
      </w:r>
      <w:r w:rsidR="00655662">
        <w:rPr>
          <w:lang w:val="en-GB"/>
        </w:rPr>
        <w:t xml:space="preserve"> </w:t>
      </w:r>
      <w:r w:rsidR="000649DB">
        <w:rPr>
          <w:lang w:val="en-GB"/>
        </w:rPr>
        <w:t xml:space="preserve">For the </w:t>
      </w:r>
      <w:r w:rsidR="0086728B">
        <w:rPr>
          <w:lang w:val="en-GB"/>
        </w:rPr>
        <w:t>sample of steel companies, we drew on</w:t>
      </w:r>
      <w:r w:rsidR="00994D6B">
        <w:rPr>
          <w:lang w:val="en-GB"/>
        </w:rPr>
        <w:t xml:space="preserve"> global</w:t>
      </w:r>
      <w:r w:rsidR="0086728B">
        <w:rPr>
          <w:lang w:val="en-GB"/>
        </w:rPr>
        <w:t xml:space="preserve"> asset-level data</w:t>
      </w:r>
      <w:r w:rsidR="00994D6B">
        <w:rPr>
          <w:lang w:val="en-GB"/>
        </w:rPr>
        <w:t>sets</w:t>
      </w:r>
      <w:r w:rsidR="0086728B">
        <w:rPr>
          <w:lang w:val="en-GB"/>
        </w:rPr>
        <w:t xml:space="preserve"> (ALD) from </w:t>
      </w:r>
      <w:r w:rsidR="00B4335F">
        <w:rPr>
          <w:lang w:val="en-GB"/>
        </w:rPr>
        <w:t xml:space="preserve">the </w:t>
      </w:r>
      <w:r w:rsidR="0086728B">
        <w:rPr>
          <w:lang w:val="en-GB"/>
        </w:rPr>
        <w:t>Global Energy Monitor’s (GEM) Global Steel Plant Tracker (GSPT)</w:t>
      </w:r>
      <w:r w:rsidR="00E45813">
        <w:rPr>
          <w:lang w:val="en-GB"/>
        </w:rPr>
        <w:fldChar w:fldCharType="begin" w:fldLock="1"/>
      </w:r>
      <w:r w:rsidR="006203E8">
        <w:rPr>
          <w:lang w:val="en-GB"/>
        </w:rPr>
        <w:instrText>ADDIN CSL_CITATION {"citationItems":[{"id":"ITEM-1","itemData":{"URL":"https://globalenergymonitor.org/projects/global-steel-plant-tracker/","author":[{"dropping-particle":"","family":"Global Energy Monitor","given":"","non-dropping-particle":"","parse-names":false,"suffix":""}],"id":"ITEM-1","issued":{"date-parts":[["2023"]]},"title":"Global Steel Plant Tracker (March 2023)","type":"webpage"},"uris":["http://www.mendeley.com/documents/?uuid=f0e33ade-1f07-4c3e-98b9-69b3d0612807"]}],"mendeley":{"formattedCitation":"&lt;sup&gt;41&lt;/sup&gt;","plainTextFormattedCitation":"41","previouslyFormattedCitation":"&lt;sup&gt;40&lt;/sup&gt;"},"properties":{"noteIndex":0},"schema":"https://github.com/citation-style-language/schema/raw/master/csl-citation.json"}</w:instrText>
      </w:r>
      <w:r w:rsidR="00E45813">
        <w:rPr>
          <w:lang w:val="en-GB"/>
        </w:rPr>
        <w:fldChar w:fldCharType="separate"/>
      </w:r>
      <w:r w:rsidR="006203E8" w:rsidRPr="006203E8">
        <w:rPr>
          <w:noProof/>
          <w:vertAlign w:val="superscript"/>
          <w:lang w:val="en-GB"/>
        </w:rPr>
        <w:t>41</w:t>
      </w:r>
      <w:r w:rsidR="00E45813">
        <w:rPr>
          <w:lang w:val="en-GB"/>
        </w:rPr>
        <w:fldChar w:fldCharType="end"/>
      </w:r>
      <w:r w:rsidR="0086728B">
        <w:rPr>
          <w:lang w:val="en-GB"/>
        </w:rPr>
        <w:t xml:space="preserve"> as well as GEM’s Global Blast Furnace Tracker (GBFT)</w:t>
      </w:r>
      <w:r w:rsidR="00E45813">
        <w:rPr>
          <w:lang w:val="en-GB"/>
        </w:rPr>
        <w:fldChar w:fldCharType="begin" w:fldLock="1"/>
      </w:r>
      <w:r w:rsidR="006203E8">
        <w:rPr>
          <w:lang w:val="en-GB"/>
        </w:rPr>
        <w:instrText>ADDIN CSL_CITATION {"citationItems":[{"id":"ITEM-1","itemData":{"URL":"https://globalenergymonitor.org/projects/global-blast-furnace-tracker/","author":[{"dropping-particle":"","family":"Global Energy Monitor","given":"","non-dropping-particle":"","parse-names":false,"suffix":""}],"id":"ITEM-1","issued":{"date-parts":[["2023"]]},"title":"Global Blast Furnace Tracker (June 2023)","type":"webpage"},"uris":["http://www.mendeley.com/documents/?uuid=f1f2d6ac-0c04-4bd7-acc6-f2c2c3930d1d"]}],"mendeley":{"formattedCitation":"&lt;sup&gt;42&lt;/sup&gt;","plainTextFormattedCitation":"42","previouslyFormattedCitation":"&lt;sup&gt;41&lt;/sup&gt;"},"properties":{"noteIndex":0},"schema":"https://github.com/citation-style-language/schema/raw/master/csl-citation.json"}</w:instrText>
      </w:r>
      <w:r w:rsidR="00E45813">
        <w:rPr>
          <w:lang w:val="en-GB"/>
        </w:rPr>
        <w:fldChar w:fldCharType="separate"/>
      </w:r>
      <w:r w:rsidR="006203E8" w:rsidRPr="006203E8">
        <w:rPr>
          <w:noProof/>
          <w:vertAlign w:val="superscript"/>
          <w:lang w:val="en-GB"/>
        </w:rPr>
        <w:t>42</w:t>
      </w:r>
      <w:r w:rsidR="00E45813">
        <w:rPr>
          <w:lang w:val="en-GB"/>
        </w:rPr>
        <w:fldChar w:fldCharType="end"/>
      </w:r>
      <w:r w:rsidR="00994D6B">
        <w:rPr>
          <w:lang w:val="en-GB"/>
        </w:rPr>
        <w:t xml:space="preserve"> which both cover the global iron and steel indust</w:t>
      </w:r>
      <w:r w:rsidR="004F40F8">
        <w:rPr>
          <w:lang w:val="en-GB"/>
        </w:rPr>
        <w:t>r</w:t>
      </w:r>
      <w:r w:rsidR="00994D6B">
        <w:rPr>
          <w:lang w:val="en-GB"/>
        </w:rPr>
        <w:t>y</w:t>
      </w:r>
      <w:r w:rsidR="0086728B">
        <w:rPr>
          <w:lang w:val="en-GB"/>
        </w:rPr>
        <w:t xml:space="preserve">. </w:t>
      </w:r>
      <w:r w:rsidR="00FB4D0C">
        <w:rPr>
          <w:lang w:val="en-GB"/>
        </w:rPr>
        <w:t>For both datasets, we used the version</w:t>
      </w:r>
      <w:r w:rsidR="00994D6B">
        <w:rPr>
          <w:lang w:val="en-GB"/>
        </w:rPr>
        <w:t>s</w:t>
      </w:r>
      <w:r w:rsidR="00FB4D0C">
        <w:rPr>
          <w:lang w:val="en-GB"/>
        </w:rPr>
        <w:t xml:space="preserve"> released in 2023. The GSPT includes data on global primary and secondary steel production plants (i.e., integrated plants and </w:t>
      </w:r>
      <w:r w:rsidR="00C82659">
        <w:rPr>
          <w:lang w:val="en-GB"/>
        </w:rPr>
        <w:t>mini-mills</w:t>
      </w:r>
      <w:r w:rsidR="00FB4D0C">
        <w:rPr>
          <w:lang w:val="en-GB"/>
        </w:rPr>
        <w:t xml:space="preserve">) and includes information on </w:t>
      </w:r>
      <w:r w:rsidR="00C82659">
        <w:rPr>
          <w:lang w:val="en-GB"/>
        </w:rPr>
        <w:t xml:space="preserve">plant name, main production equipment </w:t>
      </w:r>
      <w:r w:rsidR="00C82659" w:rsidRPr="000F5BD7">
        <w:rPr>
          <w:lang w:val="en-GB"/>
        </w:rPr>
        <w:t>(incl. furnace</w:t>
      </w:r>
      <w:r w:rsidR="000F5BD7" w:rsidRPr="000F5BD7">
        <w:rPr>
          <w:lang w:val="en-GB"/>
        </w:rPr>
        <w:t xml:space="preserve"> types</w:t>
      </w:r>
      <w:r w:rsidR="00C82659" w:rsidRPr="000F5BD7">
        <w:rPr>
          <w:lang w:val="en-GB"/>
        </w:rPr>
        <w:t xml:space="preserve"> such as </w:t>
      </w:r>
      <w:r w:rsidR="000F5BD7" w:rsidRPr="000F5BD7">
        <w:rPr>
          <w:lang w:val="en-GB"/>
        </w:rPr>
        <w:t>blast furnace [BF], blast oxygen furnace [BOF], direct reduced iron [DRI] furnace, electric arc furnace [EAF], open-hearth furnace [OHF]</w:t>
      </w:r>
      <w:r w:rsidR="00C82659" w:rsidRPr="000F5BD7">
        <w:rPr>
          <w:lang w:val="en-GB"/>
        </w:rPr>
        <w:t>),</w:t>
      </w:r>
      <w:r w:rsidR="00C82659">
        <w:rPr>
          <w:lang w:val="en-GB"/>
        </w:rPr>
        <w:t xml:space="preserve"> main production </w:t>
      </w:r>
      <w:r w:rsidR="00C82659" w:rsidRPr="00694B78">
        <w:rPr>
          <w:lang w:val="en-GB"/>
        </w:rPr>
        <w:t xml:space="preserve">process </w:t>
      </w:r>
      <w:r w:rsidR="00FA3155" w:rsidRPr="00694B78">
        <w:rPr>
          <w:lang w:val="en-GB"/>
        </w:rPr>
        <w:t>(includin</w:t>
      </w:r>
      <w:r w:rsidR="00F7178D" w:rsidRPr="00694B78">
        <w:rPr>
          <w:lang w:val="en-GB"/>
        </w:rPr>
        <w:t xml:space="preserve">g integrated (BF), integrated (DRI), integrated (DRI and BF), </w:t>
      </w:r>
      <w:r w:rsidR="00694B78" w:rsidRPr="00694B78">
        <w:rPr>
          <w:lang w:val="en-GB"/>
        </w:rPr>
        <w:t xml:space="preserve">ironmaking (BF), ironmaking (DRI), ironmaking (DRI and BF), </w:t>
      </w:r>
      <w:r w:rsidR="00F7178D" w:rsidRPr="00694B78">
        <w:rPr>
          <w:lang w:val="en-GB"/>
        </w:rPr>
        <w:t xml:space="preserve">electric, </w:t>
      </w:r>
      <w:r w:rsidR="00694B78" w:rsidRPr="00694B78">
        <w:rPr>
          <w:lang w:val="en-GB"/>
        </w:rPr>
        <w:t>and oxygen</w:t>
      </w:r>
      <w:r w:rsidR="00FA3155" w:rsidRPr="00694B78">
        <w:rPr>
          <w:lang w:val="en-GB"/>
        </w:rPr>
        <w:t>),</w:t>
      </w:r>
      <w:r w:rsidR="00FA3155">
        <w:rPr>
          <w:lang w:val="en-GB"/>
        </w:rPr>
        <w:t xml:space="preserve"> </w:t>
      </w:r>
      <w:r w:rsidR="00C82659">
        <w:rPr>
          <w:lang w:val="en-GB"/>
        </w:rPr>
        <w:t>plant status (</w:t>
      </w:r>
      <w:r w:rsidR="00805569">
        <w:rPr>
          <w:lang w:val="en-GB"/>
        </w:rPr>
        <w:t>incl.</w:t>
      </w:r>
      <w:r w:rsidR="00C82659">
        <w:rPr>
          <w:lang w:val="en-GB"/>
        </w:rPr>
        <w:t xml:space="preserve"> </w:t>
      </w:r>
      <w:r w:rsidR="00C82659" w:rsidRPr="00C82659">
        <w:rPr>
          <w:lang w:val="en-GB"/>
        </w:rPr>
        <w:t>operating</w:t>
      </w:r>
      <w:r w:rsidR="00C82659">
        <w:rPr>
          <w:lang w:val="en-GB"/>
        </w:rPr>
        <w:t>, construction, announced, mothballed</w:t>
      </w:r>
      <w:r w:rsidR="00F7178D">
        <w:rPr>
          <w:lang w:val="en-GB"/>
        </w:rPr>
        <w:t>,</w:t>
      </w:r>
      <w:r w:rsidR="00C82659">
        <w:rPr>
          <w:lang w:val="en-GB"/>
        </w:rPr>
        <w:t xml:space="preserve"> retired</w:t>
      </w:r>
      <w:r w:rsidR="00F7178D">
        <w:rPr>
          <w:lang w:val="en-GB"/>
        </w:rPr>
        <w:t>, and cancelled</w:t>
      </w:r>
      <w:r w:rsidR="00C82659">
        <w:rPr>
          <w:lang w:val="en-GB"/>
        </w:rPr>
        <w:t>)</w:t>
      </w:r>
      <w:r w:rsidR="00FA3155">
        <w:rPr>
          <w:lang w:val="en-GB"/>
        </w:rPr>
        <w:t xml:space="preserve">, </w:t>
      </w:r>
      <w:r w:rsidR="00694B78">
        <w:rPr>
          <w:lang w:val="en-GB"/>
        </w:rPr>
        <w:t xml:space="preserve">nominal iron and crude steel production capacities by main production process (in TTPA), </w:t>
      </w:r>
      <w:r w:rsidR="00C82659">
        <w:rPr>
          <w:lang w:val="en-GB"/>
        </w:rPr>
        <w:t>operating company ownership, parent company ownership (as equity share in %), location information (</w:t>
      </w:r>
      <w:r w:rsidR="00805569">
        <w:rPr>
          <w:lang w:val="en-GB"/>
        </w:rPr>
        <w:t xml:space="preserve">incl. </w:t>
      </w:r>
      <w:r w:rsidR="00C82659">
        <w:rPr>
          <w:lang w:val="en-GB"/>
        </w:rPr>
        <w:lastRenderedPageBreak/>
        <w:t>city, country, region, geo-location),</w:t>
      </w:r>
      <w:r w:rsidR="00FA3155">
        <w:rPr>
          <w:lang w:val="en-GB"/>
        </w:rPr>
        <w:t xml:space="preserve"> </w:t>
      </w:r>
      <w:r w:rsidR="00C82659">
        <w:rPr>
          <w:lang w:val="en-GB"/>
        </w:rPr>
        <w:t xml:space="preserve">plant start year, </w:t>
      </w:r>
      <w:r w:rsidR="00FA3155">
        <w:rPr>
          <w:lang w:val="en-GB"/>
        </w:rPr>
        <w:t>a</w:t>
      </w:r>
      <w:r w:rsidR="00C82659">
        <w:rPr>
          <w:lang w:val="en-GB"/>
        </w:rPr>
        <w:t>s well as historical production of main production process (in TTPA)</w:t>
      </w:r>
      <w:r w:rsidR="00FA3155">
        <w:rPr>
          <w:lang w:val="en-GB"/>
        </w:rPr>
        <w:t xml:space="preserve">. </w:t>
      </w:r>
    </w:p>
    <w:p w14:paraId="346A6ACC" w14:textId="0833BFC8" w:rsidR="00365BB3" w:rsidRDefault="00433C22" w:rsidP="00365BB3">
      <w:pPr>
        <w:rPr>
          <w:lang w:val="en-GB"/>
        </w:rPr>
      </w:pPr>
      <w:r>
        <w:rPr>
          <w:i/>
          <w:iCs/>
          <w:lang w:val="en-GB"/>
        </w:rPr>
        <w:t xml:space="preserve">Steel. </w:t>
      </w:r>
      <w:r w:rsidR="003D39C9">
        <w:rPr>
          <w:lang w:val="en-GB"/>
        </w:rPr>
        <w:t xml:space="preserve">Crude </w:t>
      </w:r>
      <w:r w:rsidR="00AB5FD1">
        <w:rPr>
          <w:lang w:val="en-GB"/>
        </w:rPr>
        <w:t>s</w:t>
      </w:r>
      <w:r w:rsidR="003D39C9">
        <w:rPr>
          <w:lang w:val="en-GB"/>
        </w:rPr>
        <w:t xml:space="preserve">teel production plants typically include several production units (e.g., furnaces). </w:t>
      </w:r>
      <w:r w:rsidR="00C82659">
        <w:rPr>
          <w:lang w:val="en-GB"/>
        </w:rPr>
        <w:t xml:space="preserve">The GBFT includes data </w:t>
      </w:r>
      <w:r w:rsidR="00805569">
        <w:rPr>
          <w:lang w:val="en-GB"/>
        </w:rPr>
        <w:t xml:space="preserve">at the plant unit level on </w:t>
      </w:r>
      <w:r w:rsidR="00FA3155">
        <w:rPr>
          <w:lang w:val="en-GB"/>
        </w:rPr>
        <w:t>historic BF relining campaigns</w:t>
      </w:r>
      <w:r w:rsidR="00805569">
        <w:rPr>
          <w:lang w:val="en-GB"/>
        </w:rPr>
        <w:t>, including unit start date (year), unit stop date (year), r</w:t>
      </w:r>
      <w:r w:rsidR="00805569" w:rsidRPr="00805569">
        <w:rPr>
          <w:lang w:val="en-GB"/>
        </w:rPr>
        <w:t xml:space="preserve">elining </w:t>
      </w:r>
      <w:r w:rsidR="00805569">
        <w:rPr>
          <w:lang w:val="en-GB"/>
        </w:rPr>
        <w:t>s</w:t>
      </w:r>
      <w:r w:rsidR="00805569" w:rsidRPr="00805569">
        <w:rPr>
          <w:lang w:val="en-GB"/>
        </w:rPr>
        <w:t>tatus</w:t>
      </w:r>
      <w:r w:rsidR="00805569">
        <w:rPr>
          <w:lang w:val="en-GB"/>
        </w:rPr>
        <w:t xml:space="preserve"> (incl. complete, in progress, cancelled, unknown), relining type (incl. full, partial, unknown), f</w:t>
      </w:r>
      <w:r w:rsidR="00805569" w:rsidRPr="00805569">
        <w:rPr>
          <w:lang w:val="en-GB"/>
        </w:rPr>
        <w:t xml:space="preserve">urnace </w:t>
      </w:r>
      <w:r w:rsidR="00805569">
        <w:rPr>
          <w:lang w:val="en-GB"/>
        </w:rPr>
        <w:t>r</w:t>
      </w:r>
      <w:r w:rsidR="00805569" w:rsidRPr="00805569">
        <w:rPr>
          <w:lang w:val="en-GB"/>
        </w:rPr>
        <w:t xml:space="preserve">elining </w:t>
      </w:r>
      <w:r w:rsidR="00805569">
        <w:rPr>
          <w:lang w:val="en-GB"/>
        </w:rPr>
        <w:t>s</w:t>
      </w:r>
      <w:r w:rsidR="00805569" w:rsidRPr="00805569">
        <w:rPr>
          <w:lang w:val="en-GB"/>
        </w:rPr>
        <w:t xml:space="preserve">tart </w:t>
      </w:r>
      <w:r w:rsidR="00805569">
        <w:rPr>
          <w:lang w:val="en-GB"/>
        </w:rPr>
        <w:t>d</w:t>
      </w:r>
      <w:r w:rsidR="00805569" w:rsidRPr="00805569">
        <w:rPr>
          <w:lang w:val="en-GB"/>
        </w:rPr>
        <w:t>ate</w:t>
      </w:r>
      <w:r w:rsidR="00805569">
        <w:rPr>
          <w:lang w:val="en-GB"/>
        </w:rPr>
        <w:t xml:space="preserve"> (year, month), and f</w:t>
      </w:r>
      <w:r w:rsidR="00805569" w:rsidRPr="00805569">
        <w:rPr>
          <w:lang w:val="en-GB"/>
        </w:rPr>
        <w:t xml:space="preserve">urnace </w:t>
      </w:r>
      <w:r w:rsidR="00805569">
        <w:rPr>
          <w:lang w:val="en-GB"/>
        </w:rPr>
        <w:t>r</w:t>
      </w:r>
      <w:r w:rsidR="00805569" w:rsidRPr="00805569">
        <w:rPr>
          <w:lang w:val="en-GB"/>
        </w:rPr>
        <w:t xml:space="preserve">elining </w:t>
      </w:r>
      <w:r w:rsidR="00805569">
        <w:rPr>
          <w:lang w:val="en-GB"/>
        </w:rPr>
        <w:t>s</w:t>
      </w:r>
      <w:r w:rsidR="00805569" w:rsidRPr="00805569">
        <w:rPr>
          <w:lang w:val="en-GB"/>
        </w:rPr>
        <w:t xml:space="preserve">top </w:t>
      </w:r>
      <w:r w:rsidR="00805569">
        <w:rPr>
          <w:lang w:val="en-GB"/>
        </w:rPr>
        <w:t>d</w:t>
      </w:r>
      <w:r w:rsidR="00805569" w:rsidRPr="00805569">
        <w:rPr>
          <w:lang w:val="en-GB"/>
        </w:rPr>
        <w:t>ate</w:t>
      </w:r>
      <w:r w:rsidR="00805569">
        <w:rPr>
          <w:lang w:val="en-GB"/>
        </w:rPr>
        <w:t xml:space="preserve"> (year, month).</w:t>
      </w:r>
      <w:r w:rsidR="00365BB3">
        <w:rPr>
          <w:lang w:val="en-GB"/>
        </w:rPr>
        <w:t xml:space="preserve"> </w:t>
      </w:r>
      <w:r w:rsidR="009A7054">
        <w:rPr>
          <w:lang w:val="en-GB"/>
        </w:rPr>
        <w:t>To build the asset base for each sample company, w</w:t>
      </w:r>
      <w:r w:rsidR="00C67F87">
        <w:rPr>
          <w:lang w:val="en-GB"/>
        </w:rPr>
        <w:t xml:space="preserve">e differentiated between </w:t>
      </w:r>
      <w:r w:rsidR="004C17D5">
        <w:rPr>
          <w:lang w:val="en-GB"/>
        </w:rPr>
        <w:t>four</w:t>
      </w:r>
      <w:r w:rsidR="00C67F87">
        <w:rPr>
          <w:lang w:val="en-GB"/>
        </w:rPr>
        <w:t xml:space="preserve"> crude steel production routes</w:t>
      </w:r>
      <w:r w:rsidR="004C17D5">
        <w:rPr>
          <w:lang w:val="en-GB"/>
        </w:rPr>
        <w:t xml:space="preserve"> which we modelled at the </w:t>
      </w:r>
      <w:r w:rsidR="009A7054">
        <w:rPr>
          <w:lang w:val="en-GB"/>
        </w:rPr>
        <w:t>plant level</w:t>
      </w:r>
      <w:r w:rsidR="004C17D5">
        <w:rPr>
          <w:lang w:val="en-GB"/>
        </w:rPr>
        <w:t xml:space="preserve">, including: (1) integrated steelmaking via </w:t>
      </w:r>
      <w:r w:rsidR="00C67F87" w:rsidRPr="004C17D5">
        <w:rPr>
          <w:lang w:val="en-GB"/>
        </w:rPr>
        <w:t>BF-BOF</w:t>
      </w:r>
      <w:r w:rsidR="007A322E">
        <w:rPr>
          <w:lang w:val="en-GB"/>
        </w:rPr>
        <w:t xml:space="preserve"> route</w:t>
      </w:r>
      <w:r w:rsidR="004C17D5">
        <w:rPr>
          <w:lang w:val="en-GB"/>
        </w:rPr>
        <w:t xml:space="preserve">, (2) integrated steelmaking via </w:t>
      </w:r>
      <w:r w:rsidR="004C17D5" w:rsidRPr="004C17D5">
        <w:rPr>
          <w:lang w:val="en-GB"/>
        </w:rPr>
        <w:t>DRI-EAF</w:t>
      </w:r>
      <w:r w:rsidR="006029C0">
        <w:rPr>
          <w:lang w:val="en-GB"/>
        </w:rPr>
        <w:t xml:space="preserve"> route</w:t>
      </w:r>
      <w:r w:rsidR="004C17D5">
        <w:rPr>
          <w:lang w:val="en-GB"/>
        </w:rPr>
        <w:t>, (3)</w:t>
      </w:r>
      <w:r w:rsidR="004C17D5" w:rsidRPr="004C17D5">
        <w:rPr>
          <w:lang w:val="en-GB"/>
        </w:rPr>
        <w:t xml:space="preserve"> </w:t>
      </w:r>
      <w:r w:rsidR="004C17D5">
        <w:rPr>
          <w:lang w:val="en-GB"/>
        </w:rPr>
        <w:t>integrated steelmaking via BF-</w:t>
      </w:r>
      <w:r w:rsidR="004C17D5" w:rsidRPr="004C17D5">
        <w:rPr>
          <w:lang w:val="en-GB"/>
        </w:rPr>
        <w:t>EAF</w:t>
      </w:r>
      <w:r w:rsidR="006029C0">
        <w:rPr>
          <w:lang w:val="en-GB"/>
        </w:rPr>
        <w:t xml:space="preserve"> route</w:t>
      </w:r>
      <w:r w:rsidR="004C17D5">
        <w:rPr>
          <w:lang w:val="en-GB"/>
        </w:rPr>
        <w:t xml:space="preserve">, and (4) secondary steelmaking via scarp based </w:t>
      </w:r>
      <w:r w:rsidR="00C67F87" w:rsidRPr="004C17D5">
        <w:rPr>
          <w:lang w:val="en-GB"/>
        </w:rPr>
        <w:t>EAF</w:t>
      </w:r>
      <w:r w:rsidR="004C17D5">
        <w:rPr>
          <w:lang w:val="en-GB"/>
        </w:rPr>
        <w:t xml:space="preserve"> production (scrap-EAF). We also included </w:t>
      </w:r>
      <w:r w:rsidR="006029C0">
        <w:rPr>
          <w:lang w:val="en-GB"/>
        </w:rPr>
        <w:t xml:space="preserve">(5) </w:t>
      </w:r>
      <w:r w:rsidR="004C17D5">
        <w:rPr>
          <w:lang w:val="en-GB"/>
        </w:rPr>
        <w:t>steel making via BOF and</w:t>
      </w:r>
      <w:r w:rsidR="006029C0">
        <w:rPr>
          <w:lang w:val="en-GB"/>
        </w:rPr>
        <w:t xml:space="preserve"> (6)</w:t>
      </w:r>
      <w:r w:rsidR="004C17D5">
        <w:rPr>
          <w:lang w:val="en-GB"/>
        </w:rPr>
        <w:t xml:space="preserve"> ironmaking via DRI furnaces as stand-alone processes. </w:t>
      </w:r>
      <w:r w:rsidR="007F7458">
        <w:rPr>
          <w:lang w:val="en-GB"/>
        </w:rPr>
        <w:t xml:space="preserve">For each plant, we modelled the </w:t>
      </w:r>
      <w:r w:rsidR="006029C0">
        <w:rPr>
          <w:lang w:val="en-GB"/>
        </w:rPr>
        <w:t xml:space="preserve">iron and </w:t>
      </w:r>
      <w:r w:rsidR="007F7458">
        <w:rPr>
          <w:lang w:val="en-GB"/>
        </w:rPr>
        <w:t>crude steel production capacit</w:t>
      </w:r>
      <w:r w:rsidR="006029C0">
        <w:rPr>
          <w:lang w:val="en-GB"/>
        </w:rPr>
        <w:t>ies</w:t>
      </w:r>
      <w:r w:rsidR="007F7458">
        <w:rPr>
          <w:lang w:val="en-GB"/>
        </w:rPr>
        <w:t xml:space="preserve"> for each of these production routes</w:t>
      </w:r>
      <w:r w:rsidR="006029C0">
        <w:rPr>
          <w:lang w:val="en-GB"/>
        </w:rPr>
        <w:t xml:space="preserve"> where relevant</w:t>
      </w:r>
      <w:r w:rsidR="007F7458">
        <w:rPr>
          <w:lang w:val="en-GB"/>
        </w:rPr>
        <w:t xml:space="preserve">. </w:t>
      </w:r>
      <w:r w:rsidR="002504EC">
        <w:rPr>
          <w:rFonts w:cs="Arial"/>
        </w:rPr>
        <w:t>As for production capacity expansion</w:t>
      </w:r>
      <w:r w:rsidR="00AD02D6">
        <w:rPr>
          <w:rFonts w:cs="Arial"/>
        </w:rPr>
        <w:t xml:space="preserve">, the GSPT and GBFT include </w:t>
      </w:r>
      <w:r w:rsidR="002504EC">
        <w:rPr>
          <w:rFonts w:cs="Arial"/>
        </w:rPr>
        <w:t xml:space="preserve">forward looking </w:t>
      </w:r>
      <w:r w:rsidR="00AD02D6">
        <w:rPr>
          <w:rFonts w:cs="Arial"/>
        </w:rPr>
        <w:t xml:space="preserve">data points on crude steel plants (GSPT) and blast furnaces (GBFT) that have been announced or are under construction as well as on the start year of project development and include an estimate </w:t>
      </w:r>
      <w:r w:rsidR="00A3271D">
        <w:rPr>
          <w:rFonts w:cs="Arial"/>
        </w:rPr>
        <w:t xml:space="preserve">for </w:t>
      </w:r>
      <w:r w:rsidR="00AD02D6">
        <w:rPr>
          <w:rFonts w:cs="Arial"/>
        </w:rPr>
        <w:t>when steel plants will become operational.</w:t>
      </w:r>
      <w:r w:rsidR="00655662">
        <w:rPr>
          <w:rFonts w:cs="Arial"/>
        </w:rPr>
        <w:t xml:space="preserve"> </w:t>
      </w:r>
      <w:r w:rsidR="00655662" w:rsidRPr="00835906">
        <w:rPr>
          <w:lang w:val="en-GB"/>
        </w:rPr>
        <w:t xml:space="preserve">We enriched the GEM data with information provided by the Green Steel Tracker </w:t>
      </w:r>
      <w:r w:rsidR="00655662">
        <w:rPr>
          <w:lang w:val="en-GB"/>
        </w:rPr>
        <w:t>(GST)</w:t>
      </w:r>
      <w:r w:rsidR="00C53204">
        <w:rPr>
          <w:lang w:val="en-GB"/>
        </w:rPr>
        <w:fldChar w:fldCharType="begin" w:fldLock="1"/>
      </w:r>
      <w:r w:rsidR="006203E8">
        <w:rPr>
          <w:lang w:val="en-GB"/>
        </w:rPr>
        <w:instrText>ADDIN CSL_CITATION {"citationItems":[{"id":"ITEM-1","itemData":{"author":[{"dropping-particle":"","family":"LeadIT","given":"","non-dropping-particle":"","parse-names":false,"suffix":""}],"id":"ITEM-1","issued":{"date-parts":[["2023"]]},"title":"Green Steel Tracker","type":"report"},"uris":["http://www.mendeley.com/documents/?uuid=36595254-9d11-4a39-99ef-b09ca3acb92c"]}],"mendeley":{"formattedCitation":"&lt;sup&gt;48&lt;/sup&gt;","plainTextFormattedCitation":"48","previouslyFormattedCitation":"&lt;sup&gt;47&lt;/sup&gt;"},"properties":{"noteIndex":0},"schema":"https://github.com/citation-style-language/schema/raw/master/csl-citation.json"}</w:instrText>
      </w:r>
      <w:r w:rsidR="00C53204">
        <w:rPr>
          <w:lang w:val="en-GB"/>
        </w:rPr>
        <w:fldChar w:fldCharType="separate"/>
      </w:r>
      <w:r w:rsidR="006203E8" w:rsidRPr="006203E8">
        <w:rPr>
          <w:noProof/>
          <w:vertAlign w:val="superscript"/>
          <w:lang w:val="en-GB"/>
        </w:rPr>
        <w:t>48</w:t>
      </w:r>
      <w:r w:rsidR="00C53204">
        <w:rPr>
          <w:lang w:val="en-GB"/>
        </w:rPr>
        <w:fldChar w:fldCharType="end"/>
      </w:r>
      <w:r w:rsidR="006029C0">
        <w:rPr>
          <w:lang w:val="en-GB"/>
        </w:rPr>
        <w:t xml:space="preserve"> </w:t>
      </w:r>
      <w:r w:rsidR="006029C0" w:rsidRPr="00835906">
        <w:rPr>
          <w:lang w:val="en-GB"/>
        </w:rPr>
        <w:t>on</w:t>
      </w:r>
      <w:r w:rsidR="006029C0">
        <w:rPr>
          <w:lang w:val="en-GB"/>
        </w:rPr>
        <w:t xml:space="preserve"> </w:t>
      </w:r>
      <w:r w:rsidR="00355775">
        <w:rPr>
          <w:lang w:val="en-GB"/>
        </w:rPr>
        <w:t>‘low carbon’ or ‘</w:t>
      </w:r>
      <w:r w:rsidR="006029C0">
        <w:rPr>
          <w:lang w:val="en-GB"/>
        </w:rPr>
        <w:t>green’ steel production projects</w:t>
      </w:r>
      <w:r w:rsidR="00655662">
        <w:rPr>
          <w:lang w:val="en-GB"/>
        </w:rPr>
        <w:t xml:space="preserve">. </w:t>
      </w:r>
      <w:r w:rsidR="002C23CC">
        <w:rPr>
          <w:rFonts w:cs="Arial"/>
        </w:rPr>
        <w:t>We also retrieved disclosed corporate transition plan information for the sample companies manually from publicly available voluntary and mandatory corporate disclosures such as annual reports (ARs), sustainability and climate related reports, investor presentations, regulatory filings, as well as from corporate websites, CDP reports, and TCFD reports.</w:t>
      </w:r>
      <w:r w:rsidR="00365BB3">
        <w:rPr>
          <w:lang w:val="en-GB"/>
        </w:rPr>
        <w:t xml:space="preserve"> </w:t>
      </w:r>
      <w:r w:rsidR="006029C0">
        <w:rPr>
          <w:lang w:val="en-GB"/>
        </w:rPr>
        <w:t>F</w:t>
      </w:r>
      <w:r w:rsidR="00DC50B5" w:rsidRPr="00835906">
        <w:rPr>
          <w:lang w:val="en-GB"/>
        </w:rPr>
        <w:t xml:space="preserve">or each sample company, we retrieved </w:t>
      </w:r>
      <w:r w:rsidR="002C23CC">
        <w:rPr>
          <w:lang w:val="en-GB"/>
        </w:rPr>
        <w:t xml:space="preserve">and integrated </w:t>
      </w:r>
      <w:r w:rsidR="00DC50B5" w:rsidRPr="00835906">
        <w:rPr>
          <w:lang w:val="en-GB"/>
        </w:rPr>
        <w:t xml:space="preserve">all plant data from GSPT and </w:t>
      </w:r>
      <w:r w:rsidR="002C23CC" w:rsidRPr="00835906">
        <w:rPr>
          <w:lang w:val="en-GB"/>
        </w:rPr>
        <w:t>GBFT</w:t>
      </w:r>
      <w:r w:rsidR="002C23CC">
        <w:rPr>
          <w:lang w:val="en-GB"/>
        </w:rPr>
        <w:t xml:space="preserve"> and</w:t>
      </w:r>
      <w:r w:rsidR="00DC50B5" w:rsidRPr="00835906">
        <w:rPr>
          <w:lang w:val="en-GB"/>
        </w:rPr>
        <w:t xml:space="preserve"> verified crude steel production plants (incl. capacity and equity ownership share)</w:t>
      </w:r>
      <w:r w:rsidR="002C23CC">
        <w:rPr>
          <w:lang w:val="en-GB"/>
        </w:rPr>
        <w:t xml:space="preserve"> based on information from corporate disclosures</w:t>
      </w:r>
      <w:r w:rsidR="00585DA5">
        <w:rPr>
          <w:lang w:val="en-GB"/>
        </w:rPr>
        <w:t>. We</w:t>
      </w:r>
      <w:r w:rsidR="00DC50B5" w:rsidRPr="00835906">
        <w:rPr>
          <w:lang w:val="en-GB"/>
        </w:rPr>
        <w:t xml:space="preserve"> buil</w:t>
      </w:r>
      <w:r w:rsidR="00585DA5">
        <w:rPr>
          <w:lang w:val="en-GB"/>
        </w:rPr>
        <w:t>t</w:t>
      </w:r>
      <w:r w:rsidR="00DC50B5" w:rsidRPr="00835906">
        <w:rPr>
          <w:lang w:val="en-GB"/>
        </w:rPr>
        <w:t xml:space="preserve"> complete </w:t>
      </w:r>
      <w:r w:rsidR="00655662">
        <w:rPr>
          <w:lang w:val="en-GB"/>
        </w:rPr>
        <w:t xml:space="preserve">asset bases </w:t>
      </w:r>
      <w:r w:rsidR="00585DA5">
        <w:rPr>
          <w:lang w:val="en-GB"/>
        </w:rPr>
        <w:t xml:space="preserve">by </w:t>
      </w:r>
      <w:r w:rsidR="00585DA5">
        <w:t>aggregating all production assets via the ownership share approach</w:t>
      </w:r>
      <w:r w:rsidR="00585DA5">
        <w:rPr>
          <w:lang w:val="en-GB"/>
        </w:rPr>
        <w:t xml:space="preserve"> at</w:t>
      </w:r>
      <w:r w:rsidR="00655662">
        <w:rPr>
          <w:lang w:val="en-GB"/>
        </w:rPr>
        <w:t xml:space="preserve"> the parent company level</w:t>
      </w:r>
      <w:r w:rsidR="00585DA5">
        <w:rPr>
          <w:lang w:val="en-GB"/>
        </w:rPr>
        <w:t xml:space="preserve"> based on</w:t>
      </w:r>
      <w:r w:rsidR="00655662">
        <w:rPr>
          <w:lang w:val="en-GB"/>
        </w:rPr>
        <w:t xml:space="preserve"> </w:t>
      </w:r>
      <w:r w:rsidR="00DC50B5" w:rsidRPr="00835906">
        <w:rPr>
          <w:lang w:val="en-GB"/>
        </w:rPr>
        <w:t xml:space="preserve">ownership trees with ownership information </w:t>
      </w:r>
      <w:r w:rsidR="004A33E0">
        <w:rPr>
          <w:lang w:val="en-GB"/>
        </w:rPr>
        <w:t>on all relevant subsidiary companies</w:t>
      </w:r>
      <w:r w:rsidR="004A33E0" w:rsidRPr="00835906">
        <w:rPr>
          <w:lang w:val="en-GB"/>
        </w:rPr>
        <w:t xml:space="preserve"> </w:t>
      </w:r>
      <w:r w:rsidR="004A33E0">
        <w:rPr>
          <w:lang w:val="en-GB"/>
        </w:rPr>
        <w:t xml:space="preserve">and </w:t>
      </w:r>
      <w:r w:rsidR="00DC50B5" w:rsidRPr="00835906">
        <w:rPr>
          <w:lang w:val="en-GB"/>
        </w:rPr>
        <w:t>plants</w:t>
      </w:r>
      <w:r w:rsidR="00655662">
        <w:rPr>
          <w:lang w:val="en-GB"/>
        </w:rPr>
        <w:t xml:space="preserve"> </w:t>
      </w:r>
      <w:r w:rsidR="00DC50B5" w:rsidRPr="00835906">
        <w:rPr>
          <w:lang w:val="en-GB"/>
        </w:rPr>
        <w:t xml:space="preserve">that are currently in operation, under construction, announced, </w:t>
      </w:r>
      <w:r w:rsidR="003F56FA" w:rsidRPr="00835906">
        <w:rPr>
          <w:lang w:val="en-GB"/>
        </w:rPr>
        <w:t>mothballed,</w:t>
      </w:r>
      <w:r w:rsidR="00DC50B5" w:rsidRPr="00835906">
        <w:rPr>
          <w:lang w:val="en-GB"/>
        </w:rPr>
        <w:t xml:space="preserve"> or retired. </w:t>
      </w:r>
    </w:p>
    <w:p w14:paraId="62BCAEA5" w14:textId="7C8E788D" w:rsidR="002D4F23" w:rsidRPr="009A42A3" w:rsidRDefault="00F861ED" w:rsidP="009A42A3">
      <w:pPr>
        <w:rPr>
          <w:lang w:val="en-GB"/>
        </w:rPr>
      </w:pPr>
      <w:r w:rsidRPr="00365BB3">
        <w:rPr>
          <w:i/>
          <w:iCs/>
          <w:lang w:val="en-GB"/>
        </w:rPr>
        <w:t>Power.</w:t>
      </w:r>
      <w:r w:rsidRPr="00365BB3">
        <w:rPr>
          <w:bCs/>
          <w:lang w:val="en-GB"/>
        </w:rPr>
        <w:t xml:space="preserve"> </w:t>
      </w:r>
      <w:r w:rsidRPr="00365BB3">
        <w:rPr>
          <w:lang w:val="en-GB"/>
        </w:rPr>
        <w:t>For the sample of power companies, we drew on global asset-level datasets (ALD) from GEM’s Global Integrated Power Tracker (GIPT)</w:t>
      </w:r>
      <w:r w:rsidR="00C53204">
        <w:rPr>
          <w:lang w:val="en-GB"/>
        </w:rPr>
        <w:fldChar w:fldCharType="begin" w:fldLock="1"/>
      </w:r>
      <w:r w:rsidR="006203E8">
        <w:rPr>
          <w:lang w:val="en-GB"/>
        </w:rPr>
        <w:instrText>ADDIN CSL_CITATION {"citationItems":[{"id":"ITEM-1","itemData":{"author":[{"dropping-particle":"","family":"Global Energy Monitor","given":"","non-dropping-particle":"","parse-names":false,"suffix":""}],"id":"ITEM-1","issued":{"date-parts":[["2024"]]},"title":"Global Integrated Power Tracker (July 2024)","type":"report"},"uris":["http://www.mendeley.com/documents/?uuid=6976b4f4-42bc-4857-9439-f74bbf783d55"]}],"mendeley":{"formattedCitation":"&lt;sup&gt;40&lt;/sup&gt;","plainTextFormattedCitation":"40","previouslyFormattedCitation":"&lt;sup&gt;39&lt;/sup&gt;"},"properties":{"noteIndex":0},"schema":"https://github.com/citation-style-language/schema/raw/master/csl-citation.json"}</w:instrText>
      </w:r>
      <w:r w:rsidR="00C53204">
        <w:rPr>
          <w:lang w:val="en-GB"/>
        </w:rPr>
        <w:fldChar w:fldCharType="separate"/>
      </w:r>
      <w:r w:rsidR="006203E8" w:rsidRPr="006203E8">
        <w:rPr>
          <w:noProof/>
          <w:vertAlign w:val="superscript"/>
          <w:lang w:val="en-GB"/>
        </w:rPr>
        <w:t>40</w:t>
      </w:r>
      <w:r w:rsidR="00C53204">
        <w:rPr>
          <w:lang w:val="en-GB"/>
        </w:rPr>
        <w:fldChar w:fldCharType="end"/>
      </w:r>
      <w:r w:rsidRPr="00365BB3">
        <w:rPr>
          <w:lang w:val="en-GB"/>
        </w:rPr>
        <w:t xml:space="preserve"> which integrates eight power sector trackers (Coal, Oil and Gas, Nuclear, Geothermal, Bioenergy, Solar, Wind, Hydropower) and covers power </w:t>
      </w:r>
      <w:r w:rsidR="00092521">
        <w:rPr>
          <w:lang w:val="en-GB"/>
        </w:rPr>
        <w:t xml:space="preserve">generation </w:t>
      </w:r>
      <w:r w:rsidRPr="00365BB3">
        <w:rPr>
          <w:lang w:val="en-GB"/>
        </w:rPr>
        <w:t>facilities</w:t>
      </w:r>
      <w:r w:rsidR="00092521">
        <w:rPr>
          <w:lang w:val="en-GB"/>
        </w:rPr>
        <w:t xml:space="preserve"> </w:t>
      </w:r>
      <w:r w:rsidR="00092521" w:rsidRPr="00365BB3">
        <w:rPr>
          <w:lang w:val="en-GB"/>
        </w:rPr>
        <w:t>global</w:t>
      </w:r>
      <w:r w:rsidR="00092521">
        <w:rPr>
          <w:lang w:val="en-GB"/>
        </w:rPr>
        <w:t>ly</w:t>
      </w:r>
      <w:r w:rsidRPr="00365BB3">
        <w:rPr>
          <w:lang w:val="en-GB"/>
        </w:rPr>
        <w:t xml:space="preserve">. We used the version released in </w:t>
      </w:r>
      <w:r w:rsidR="00C53204">
        <w:rPr>
          <w:lang w:val="en-GB"/>
        </w:rPr>
        <w:t>July</w:t>
      </w:r>
      <w:r w:rsidRPr="00365BB3">
        <w:rPr>
          <w:lang w:val="en-GB"/>
        </w:rPr>
        <w:t xml:space="preserve"> 2024. The GIPT dataset applies the capacity thresholds to exclude very small electricity production assets (e.g., &lt;30MW) and provides unit-level information on name, capacity, status (incl. announced, pre-construction, construction, shelved, operating, cancelled, mothballed, and retired), fuel type, technology, start year, retire</w:t>
      </w:r>
      <w:r w:rsidRPr="00365BB3">
        <w:rPr>
          <w:lang w:val="en-GB" w:eastAsia="zh-CN"/>
        </w:rPr>
        <w:t>ment</w:t>
      </w:r>
      <w:r w:rsidRPr="00365BB3">
        <w:rPr>
          <w:lang w:eastAsia="zh-CN"/>
        </w:rPr>
        <w:t xml:space="preserve"> year</w:t>
      </w:r>
      <w:r w:rsidRPr="00365BB3">
        <w:rPr>
          <w:lang w:val="en-GB"/>
        </w:rPr>
        <w:t xml:space="preserve">, geolocation (incl. latitude, longitude, city, local area, country, region, etc.), asset owner and parent company ownership (as equity share in %). For each sample company, we retrieved and integrated all fully owned and partially owned plant data from GIPT and built complete asset bases by aggregating all production assets via the ownership share approach at the parent company level based on ownership trees with ownership information on all relevant subsidiary companies and plants that are currently in operation, under construction, announced, shelved, mothballed, or retired. If the </w:t>
      </w:r>
      <w:r w:rsidRPr="00365BB3">
        <w:rPr>
          <w:rFonts w:hint="eastAsia"/>
          <w:lang w:val="en-GB"/>
        </w:rPr>
        <w:t>GIPT</w:t>
      </w:r>
      <w:r w:rsidRPr="00365BB3">
        <w:rPr>
          <w:lang w:val="en-GB"/>
        </w:rPr>
        <w:t xml:space="preserve"> does not provide specific equity share in the column of the parent company ownership, we evenly distribute the equity shares based on the number of parent companies.</w:t>
      </w:r>
    </w:p>
    <w:p w14:paraId="4EEF3E55" w14:textId="08D988AE" w:rsidR="002D4F23" w:rsidRDefault="002D4F23" w:rsidP="002D4F23">
      <w:pPr>
        <w:pStyle w:val="Heading2"/>
        <w:ind w:firstLine="0"/>
      </w:pPr>
      <w:r w:rsidRPr="002D4F23">
        <w:lastRenderedPageBreak/>
        <w:t xml:space="preserve">Modelling </w:t>
      </w:r>
      <w:r w:rsidR="00D7000C">
        <w:t>future production</w:t>
      </w:r>
      <w:r w:rsidRPr="002D4F23">
        <w:t xml:space="preserve"> </w:t>
      </w:r>
      <w:r w:rsidR="00D418D3">
        <w:t xml:space="preserve">capacity and output for steel and power </w:t>
      </w:r>
    </w:p>
    <w:p w14:paraId="48075FBF" w14:textId="77777777" w:rsidR="00D7000C" w:rsidRDefault="00D7000C" w:rsidP="00D7000C">
      <w:pPr>
        <w:ind w:firstLine="0"/>
      </w:pPr>
    </w:p>
    <w:p w14:paraId="38249347" w14:textId="72CAA8DA" w:rsidR="00F46AE8" w:rsidRPr="00F46AE8" w:rsidRDefault="008758D9" w:rsidP="001C7604">
      <w:pPr>
        <w:ind w:firstLine="0"/>
      </w:pPr>
      <w:r w:rsidRPr="008758D9">
        <w:rPr>
          <w:i/>
          <w:iCs/>
        </w:rPr>
        <w:t>Steel.</w:t>
      </w:r>
      <w:r>
        <w:t xml:space="preserve"> </w:t>
      </w:r>
      <w:r w:rsidR="00AF6426" w:rsidRPr="00AF6426">
        <w:t xml:space="preserve">The </w:t>
      </w:r>
      <w:r w:rsidR="00BC3603" w:rsidRPr="00AF6426">
        <w:rPr>
          <w:lang w:val="en-GB"/>
        </w:rPr>
        <w:t xml:space="preserve">bottom-up modelling </w:t>
      </w:r>
      <w:r w:rsidR="008A1BC1">
        <w:rPr>
          <w:lang w:val="en-GB"/>
        </w:rPr>
        <w:t>approach</w:t>
      </w:r>
      <w:r w:rsidR="00AF6426" w:rsidRPr="00AF6426">
        <w:rPr>
          <w:lang w:val="en-GB"/>
        </w:rPr>
        <w:t xml:space="preserve"> centres on </w:t>
      </w:r>
      <w:r w:rsidR="00EA47BA">
        <w:rPr>
          <w:lang w:val="en-GB"/>
        </w:rPr>
        <w:t xml:space="preserve">(1) </w:t>
      </w:r>
      <w:r w:rsidR="00AF6426" w:rsidRPr="00AF6426">
        <w:rPr>
          <w:lang w:val="en-GB"/>
        </w:rPr>
        <w:t>e</w:t>
      </w:r>
      <w:r w:rsidR="00BC3603" w:rsidRPr="00AF6426">
        <w:rPr>
          <w:lang w:val="en-GB"/>
        </w:rPr>
        <w:t>xisting production assets</w:t>
      </w:r>
      <w:r w:rsidR="00AF6426" w:rsidRPr="00AF6426">
        <w:rPr>
          <w:lang w:val="en-GB"/>
        </w:rPr>
        <w:t xml:space="preserve"> which</w:t>
      </w:r>
      <w:r w:rsidR="00BC3603" w:rsidRPr="00AF6426">
        <w:rPr>
          <w:lang w:val="en-GB"/>
        </w:rPr>
        <w:t xml:space="preserve"> </w:t>
      </w:r>
      <w:r w:rsidR="00AF6426" w:rsidRPr="00AF6426">
        <w:rPr>
          <w:lang w:val="en-GB"/>
        </w:rPr>
        <w:t xml:space="preserve">periodically </w:t>
      </w:r>
      <w:r w:rsidR="00BC3603" w:rsidRPr="00AF6426">
        <w:rPr>
          <w:lang w:val="en-GB"/>
        </w:rPr>
        <w:t>require reinvestment</w:t>
      </w:r>
      <w:r w:rsidR="00AF6426" w:rsidRPr="00AF6426">
        <w:rPr>
          <w:lang w:val="en-GB"/>
        </w:rPr>
        <w:t>s</w:t>
      </w:r>
      <w:r w:rsidR="00EA47BA">
        <w:rPr>
          <w:lang w:val="en-GB"/>
        </w:rPr>
        <w:t xml:space="preserve"> as well as (2) investments in new production capacity </w:t>
      </w:r>
      <w:r w:rsidR="00EA47BA" w:rsidRPr="00AF6426">
        <w:rPr>
          <w:lang w:val="en-GB"/>
        </w:rPr>
        <w:t>for companies to keep</w:t>
      </w:r>
      <w:r w:rsidR="00EA47BA">
        <w:rPr>
          <w:lang w:val="en-GB"/>
        </w:rPr>
        <w:t xml:space="preserve"> or expand </w:t>
      </w:r>
      <w:r w:rsidR="00C35DB4">
        <w:rPr>
          <w:lang w:val="en-GB"/>
        </w:rPr>
        <w:t xml:space="preserve">crude steel </w:t>
      </w:r>
      <w:r w:rsidR="00EA47BA" w:rsidRPr="00AF6426">
        <w:rPr>
          <w:lang w:val="en-GB"/>
        </w:rPr>
        <w:t>production</w:t>
      </w:r>
      <w:r w:rsidR="00EA47BA">
        <w:rPr>
          <w:lang w:val="en-GB"/>
        </w:rPr>
        <w:t xml:space="preserve"> output levels</w:t>
      </w:r>
      <w:r w:rsidR="00C35DB4">
        <w:rPr>
          <w:lang w:val="en-GB"/>
        </w:rPr>
        <w:t>. We also accounted for (3) managed decline of production output levels via phase</w:t>
      </w:r>
      <w:r w:rsidR="000134D2">
        <w:rPr>
          <w:lang w:val="en-GB"/>
        </w:rPr>
        <w:t>-</w:t>
      </w:r>
      <w:r w:rsidR="00C35DB4">
        <w:rPr>
          <w:lang w:val="en-GB"/>
        </w:rPr>
        <w:t>outs of production units or entire plants</w:t>
      </w:r>
      <w:r w:rsidR="00AF6426" w:rsidRPr="00AF6426">
        <w:rPr>
          <w:lang w:val="en-GB"/>
        </w:rPr>
        <w:t>.</w:t>
      </w:r>
      <w:r w:rsidR="00BC3603" w:rsidRPr="00AF6426">
        <w:rPr>
          <w:rFonts w:cs="Arial"/>
        </w:rPr>
        <w:t xml:space="preserve"> </w:t>
      </w:r>
      <w:r w:rsidR="000E3CFA" w:rsidRPr="00AF6426">
        <w:t>Based</w:t>
      </w:r>
      <w:r w:rsidR="000E3CFA">
        <w:t xml:space="preserve"> on the d</w:t>
      </w:r>
      <w:r w:rsidR="00D7000C">
        <w:t xml:space="preserve">ata on plant </w:t>
      </w:r>
      <w:r w:rsidR="000E3CFA">
        <w:t xml:space="preserve">start year </w:t>
      </w:r>
      <w:r w:rsidR="000E3CFA">
        <w:rPr>
          <w:rFonts w:cs="Arial"/>
        </w:rPr>
        <w:t xml:space="preserve">(GSPT) and </w:t>
      </w:r>
      <w:r w:rsidR="00D7000C">
        <w:t xml:space="preserve">BF relining cycles </w:t>
      </w:r>
      <w:r w:rsidR="000E3CFA">
        <w:rPr>
          <w:rFonts w:cs="Arial"/>
        </w:rPr>
        <w:t xml:space="preserve">(GBFT), we </w:t>
      </w:r>
      <w:r w:rsidR="00EF1CDD">
        <w:rPr>
          <w:rFonts w:cs="Arial"/>
        </w:rPr>
        <w:t xml:space="preserve">assumed </w:t>
      </w:r>
      <w:r w:rsidR="00DF3DF3">
        <w:rPr>
          <w:rFonts w:cs="Arial"/>
        </w:rPr>
        <w:t>the</w:t>
      </w:r>
      <w:r w:rsidR="00E93D11">
        <w:rPr>
          <w:rFonts w:cs="Arial"/>
        </w:rPr>
        <w:t xml:space="preserve"> </w:t>
      </w:r>
      <w:r w:rsidR="00EF1CDD">
        <w:rPr>
          <w:rFonts w:cs="Arial"/>
        </w:rPr>
        <w:t xml:space="preserve">average lifetime of BF units </w:t>
      </w:r>
      <w:r w:rsidR="00DF3DF3">
        <w:rPr>
          <w:rFonts w:cs="Arial"/>
        </w:rPr>
        <w:t>to be</w:t>
      </w:r>
      <w:r w:rsidR="00EF1CDD">
        <w:rPr>
          <w:rFonts w:cs="Arial"/>
        </w:rPr>
        <w:t xml:space="preserve"> 20 years</w:t>
      </w:r>
      <w:r w:rsidR="00ED3A7F">
        <w:rPr>
          <w:rFonts w:cs="Arial"/>
        </w:rPr>
        <w:fldChar w:fldCharType="begin" w:fldLock="1"/>
      </w:r>
      <w:r w:rsidR="006203E8">
        <w:rPr>
          <w:rFonts w:cs="Arial"/>
        </w:rPr>
        <w:instrText>ADDIN CSL_CITATION {"citationItems":[{"id":"ITEM-1","itemData":{"DOI":"10.1016/j.jclepro.2014.05.063","ISSN":"09596526","abstract":"At current primary steel production levels, the iron and steel industry will fail to meet the 80%emission reduction target without introduction of breakthrough technologies (Wörtler et al., 2013: 19). The current research analyses the technical and economical long-term potential of innovative primary steel production technologies in Germany throughout 2100. Techno-economic models are used to simulate three innovative ore-based steelmaking routes verses the reference blast furnace route (BF-BOF). The innovative routes in focus are blast furnace with CCS1 (BF-CCS), hydrogen direct reduction (H-DR), and iron ore electrolysis (EW). Energy and mass flows for the production of one tonne of crude steel (CS) are combined with hypothetical price, cost, and revenue data to evaluate the production routes economically, technically, and environmentally. This is a purely theoretical analysis and hence further external factors that may influence practical implementation or profitability are not considered. Different future developments are considered by using three scenarios, representing an ambitious, a moderate, and a conservative transformation of the German energy sector. In general, looking into the future bares various uncertainties which should be reflected in a suitable manner.According to the present scenario analysis, chances are that with rising prices for coal and CO2 allowances BF-BOF and even BF-CCS become unprofitable by mid-century. With a high share of renewable energy sources and high prices for CO2 allowances, H-DR and EW become economically attractive in the second half of the current century, when BF-based routes are long unprofitable. Energy and raw material efficiency is significantly higher for H-DR and EW and furthermore, the 80%reduction target by 20502 can be achieved in the ambitious scenario. However, high investment costs and high dependency on electricity prices prohibit a profitable implementation before 2030e2040 without further subsidies. EW is the most energy and resource efficient production route. Since continuous electricity is needed for the continuous operation, the electricity costs are 20e40%higher than for H-DR (with high-capacity hydrogen storage units). Even though hydrogen production implies efficiency losses compared to the EW route, the decoupling of hydrogen production from continuous operation of the steel plant through hydrogen storage offers the opportunity to use cheap excess renewable electricity. This makes the H-…","author":[{"dropping-particle":"","family":"Fischedick","given":"Manfred","non-dropping-particle":"","parse-names":false,"suffix":""},{"dropping-particle":"","family":"Marzinkowski","given":"Joachim","non-dropping-particle":"","parse-names":false,"suffix":""},{"dropping-particle":"","family":"Winzer","given":"Petra","non-dropping-particle":"","parse-names":false,"suffix":""},{"dropping-particle":"","family":"Weigel","given":"Max","non-dropping-particle":"","parse-names":false,"suffix":""}],"container-title":"Journal of Cleaner Production","id":"ITEM-1","issue":"1","issued":{"date-parts":[["2014"]]},"page":"563-580","publisher":"Elsevier Ltd","title":"Techno-economic evaluation of innovative steel production technologies","type":"article-journal","volume":"84"},"uris":["http://www.mendeley.com/documents/?uuid=ae5d3b62-6182-44ed-b1af-8621845460cf"]}],"mendeley":{"formattedCitation":"&lt;sup&gt;44&lt;/sup&gt;","plainTextFormattedCitation":"44","previouslyFormattedCitation":"&lt;sup&gt;43&lt;/sup&gt;"},"properties":{"noteIndex":0},"schema":"https://github.com/citation-style-language/schema/raw/master/csl-citation.json"}</w:instrText>
      </w:r>
      <w:r w:rsidR="00ED3A7F">
        <w:rPr>
          <w:rFonts w:cs="Arial"/>
        </w:rPr>
        <w:fldChar w:fldCharType="separate"/>
      </w:r>
      <w:r w:rsidR="006203E8" w:rsidRPr="006203E8">
        <w:rPr>
          <w:rFonts w:cs="Arial"/>
          <w:noProof/>
          <w:vertAlign w:val="superscript"/>
        </w:rPr>
        <w:t>44</w:t>
      </w:r>
      <w:r w:rsidR="00ED3A7F">
        <w:rPr>
          <w:rFonts w:cs="Arial"/>
        </w:rPr>
        <w:fldChar w:fldCharType="end"/>
      </w:r>
      <w:r w:rsidR="00EF1CDD">
        <w:rPr>
          <w:rFonts w:cs="Arial"/>
        </w:rPr>
        <w:t xml:space="preserve"> to determine</w:t>
      </w:r>
      <w:r w:rsidR="000E3CFA">
        <w:rPr>
          <w:rFonts w:cs="Arial"/>
        </w:rPr>
        <w:t xml:space="preserve"> the next required relining year for each BF unit for all integrated </w:t>
      </w:r>
      <w:r w:rsidR="00EF1CDD">
        <w:rPr>
          <w:rFonts w:cs="Arial"/>
        </w:rPr>
        <w:t xml:space="preserve">steel </w:t>
      </w:r>
      <w:r w:rsidR="000E3CFA">
        <w:rPr>
          <w:rFonts w:cs="Arial"/>
        </w:rPr>
        <w:t>plants.</w:t>
      </w:r>
      <w:r w:rsidR="00BC3603">
        <w:rPr>
          <w:rFonts w:cs="Arial"/>
        </w:rPr>
        <w:t xml:space="preserve"> </w:t>
      </w:r>
      <w:r w:rsidR="00CC3480">
        <w:rPr>
          <w:rFonts w:cs="Arial"/>
        </w:rPr>
        <w:t>Our modelling did not take into account</w:t>
      </w:r>
      <w:r w:rsidR="00CC3480" w:rsidRPr="00CC3480">
        <w:rPr>
          <w:rFonts w:cs="Arial"/>
        </w:rPr>
        <w:t xml:space="preserve"> </w:t>
      </w:r>
      <w:r w:rsidR="000134D2" w:rsidRPr="00CC3480">
        <w:rPr>
          <w:rFonts w:cs="Arial"/>
        </w:rPr>
        <w:t xml:space="preserve">downtimes of </w:t>
      </w:r>
      <w:r w:rsidR="00CC3480">
        <w:rPr>
          <w:rFonts w:cs="Arial"/>
        </w:rPr>
        <w:t xml:space="preserve">BF </w:t>
      </w:r>
      <w:r w:rsidR="000134D2" w:rsidRPr="00CC3480">
        <w:rPr>
          <w:rFonts w:cs="Arial"/>
        </w:rPr>
        <w:t xml:space="preserve">plants due to technological upgrades or reinvestments, i.e., </w:t>
      </w:r>
      <w:r w:rsidR="00CC3480" w:rsidRPr="00CC3480">
        <w:rPr>
          <w:rFonts w:cs="Arial"/>
        </w:rPr>
        <w:t xml:space="preserve">temporary </w:t>
      </w:r>
      <w:r w:rsidR="000134D2" w:rsidRPr="00CC3480">
        <w:rPr>
          <w:rFonts w:cs="Arial"/>
        </w:rPr>
        <w:t xml:space="preserve">production </w:t>
      </w:r>
      <w:r w:rsidR="00CC3480" w:rsidRPr="00CC3480">
        <w:rPr>
          <w:rFonts w:cs="Arial"/>
        </w:rPr>
        <w:t>stops</w:t>
      </w:r>
      <w:r w:rsidR="000134D2" w:rsidRPr="00CC3480">
        <w:rPr>
          <w:rFonts w:cs="Arial"/>
        </w:rPr>
        <w:t xml:space="preserve"> due to </w:t>
      </w:r>
      <w:r w:rsidR="00CC3480">
        <w:rPr>
          <w:rFonts w:cs="Arial"/>
        </w:rPr>
        <w:t>BF</w:t>
      </w:r>
      <w:r w:rsidR="000134D2" w:rsidRPr="00CC3480">
        <w:rPr>
          <w:rFonts w:cs="Arial"/>
        </w:rPr>
        <w:t xml:space="preserve"> relining campaigns which </w:t>
      </w:r>
      <w:r w:rsidR="00CC3480" w:rsidRPr="00CC3480">
        <w:rPr>
          <w:rFonts w:cs="Arial"/>
        </w:rPr>
        <w:t>can last for several</w:t>
      </w:r>
      <w:r w:rsidR="000134D2" w:rsidRPr="00CC3480">
        <w:rPr>
          <w:rFonts w:cs="Arial"/>
        </w:rPr>
        <w:t xml:space="preserve"> months.</w:t>
      </w:r>
      <w:r w:rsidR="00CC3480" w:rsidRPr="00CC3480">
        <w:rPr>
          <w:rFonts w:cs="Arial"/>
        </w:rPr>
        <w:fldChar w:fldCharType="begin" w:fldLock="1"/>
      </w:r>
      <w:r w:rsidR="006203E8">
        <w:rPr>
          <w:rFonts w:cs="Arial"/>
        </w:rPr>
        <w:instrText>ADDIN CSL_CITATION {"citationItems":[{"id":"ITEM-1","itemData":{"DOI":"10.1016/j.joule.2021.09.007","ISSN":"25424351","abstract":"Iron and steel production is responsible for 7% of global greenhouse gas emissions. Earlier literature finds that the long economic life of steel production equipment impedes decarbonization in line with climate targets. Here, we estimate the cumulative emissions from existing primary steel production equipment if operated as historically observed, based on furnace-level data of historical operating patterns. We find that the emissions commitment of current primary steel equipment is significantly smaller (21 Gt CO2eq) than previously suggested (52–65 Gt CO2eq). Consequently, we argue that future emissions from steel are driven not by long-lived capital but by the deployment pace of novel technologies and renewable energy provision, and a reduction of steel and energy demand. Without rapid progress in these aspects, the operation of current steel production equipment is likely to consume significant amounts of the remaining carbon budget. We recommend monitoring of emission-intensive asset aging and regulation of their operation.","author":[{"dropping-particle":"","family":"Vogl","given":"Valentin","non-dropping-particle":"","parse-names":false,"suffix":""},{"dropping-particle":"","family":"Olsson","given":"Olle","non-dropping-particle":"","parse-names":false,"suffix":""},{"dropping-particle":"","family":"Nykvist","given":"Björn","non-dropping-particle":"","parse-names":false,"suffix":""}],"container-title":"Joule","id":"ITEM-1","issue":"10","issued":{"date-parts":[["2021"]]},"page":"2646-2662","title":"Phasing out the blast furnace to meet global climate targets","type":"article-journal","volume":"5"},"uris":["http://www.mendeley.com/documents/?uuid=b5119c1a-e1d4-4399-b816-c099cc995883"]}],"mendeley":{"formattedCitation":"&lt;sup&gt;25&lt;/sup&gt;","plainTextFormattedCitation":"25","previouslyFormattedCitation":"&lt;sup&gt;24&lt;/sup&gt;"},"properties":{"noteIndex":0},"schema":"https://github.com/citation-style-language/schema/raw/master/csl-citation.json"}</w:instrText>
      </w:r>
      <w:r w:rsidR="00CC3480" w:rsidRPr="00CC3480">
        <w:rPr>
          <w:rFonts w:cs="Arial"/>
        </w:rPr>
        <w:fldChar w:fldCharType="separate"/>
      </w:r>
      <w:r w:rsidR="006203E8" w:rsidRPr="006203E8">
        <w:rPr>
          <w:rFonts w:cs="Arial"/>
          <w:noProof/>
          <w:vertAlign w:val="superscript"/>
        </w:rPr>
        <w:t>25</w:t>
      </w:r>
      <w:r w:rsidR="00CC3480" w:rsidRPr="00CC3480">
        <w:rPr>
          <w:rFonts w:cs="Arial"/>
        </w:rPr>
        <w:fldChar w:fldCharType="end"/>
      </w:r>
      <w:r w:rsidR="000134D2" w:rsidRPr="000134D2">
        <w:rPr>
          <w:rFonts w:cs="Arial"/>
        </w:rPr>
        <w:t xml:space="preserve"> </w:t>
      </w:r>
      <w:r w:rsidR="00EA47BA">
        <w:rPr>
          <w:rFonts w:cs="Arial"/>
        </w:rPr>
        <w:t xml:space="preserve">If the proposed start year of ongoing plant-level or unit-level investment projects was not given by GEM, we assumed that </w:t>
      </w:r>
      <w:r w:rsidR="00040A6D">
        <w:rPr>
          <w:rFonts w:cs="Arial"/>
        </w:rPr>
        <w:t xml:space="preserve">new units or plants currently under construction start operating </w:t>
      </w:r>
      <w:r w:rsidR="00040A6D">
        <w:t xml:space="preserve">in three years (i.e., 2027), while </w:t>
      </w:r>
      <w:r w:rsidR="00040A6D">
        <w:rPr>
          <w:rFonts w:cs="Arial"/>
        </w:rPr>
        <w:t xml:space="preserve">new units or plants that have been announced will be constructed and start production in </w:t>
      </w:r>
      <w:r w:rsidR="00040A6D">
        <w:t xml:space="preserve">five years </w:t>
      </w:r>
      <w:r w:rsidR="00503C42">
        <w:t xml:space="preserve">from </w:t>
      </w:r>
      <w:r w:rsidR="00112141">
        <w:t xml:space="preserve">announcement </w:t>
      </w:r>
      <w:r w:rsidR="00040A6D">
        <w:t>(</w:t>
      </w:r>
      <w:r w:rsidR="00112141">
        <w:t>e.g.</w:t>
      </w:r>
      <w:r w:rsidR="00040A6D">
        <w:t xml:space="preserve"> 2029</w:t>
      </w:r>
      <w:r w:rsidR="00112141">
        <w:t xml:space="preserve"> if announced in 2024</w:t>
      </w:r>
      <w:r w:rsidR="00040A6D">
        <w:t xml:space="preserve">). </w:t>
      </w:r>
      <w:r w:rsidR="00E66F58">
        <w:t xml:space="preserve">To model the </w:t>
      </w:r>
      <w:r w:rsidR="00B64B37">
        <w:t>effect</w:t>
      </w:r>
      <w:r w:rsidR="00E66F58">
        <w:t xml:space="preserve"> of unit-level changes on </w:t>
      </w:r>
      <w:r w:rsidR="00B64B37">
        <w:t xml:space="preserve">nominal </w:t>
      </w:r>
      <w:r w:rsidR="00E66F58">
        <w:t>iron or crude-steel production output at the plant level, we assumed complete capacity substitution at the plant level</w:t>
      </w:r>
      <w:r w:rsidR="00B64B37">
        <w:t xml:space="preserve"> if no other information was provided by GEM or corporate disclosure</w:t>
      </w:r>
      <w:r w:rsidR="00E66F58">
        <w:t xml:space="preserve">. For instance, if at an integrated plant with a total nominal crude steel capacity of 23 MTPA (POSCO </w:t>
      </w:r>
      <w:r w:rsidR="00E66F58" w:rsidRPr="000F5FA8">
        <w:t>Gwangyang steel plant</w:t>
      </w:r>
      <w:r w:rsidR="00E66F58">
        <w:t xml:space="preserve">) an EAF with 2.5 MTPA starts production, the BF-BOF </w:t>
      </w:r>
      <w:r w:rsidR="00B64B37">
        <w:t xml:space="preserve">nominal crude steel </w:t>
      </w:r>
      <w:r w:rsidR="00E66F58">
        <w:t xml:space="preserve">output </w:t>
      </w:r>
      <w:r w:rsidR="00B64B37">
        <w:t xml:space="preserve">is reduced </w:t>
      </w:r>
      <w:r w:rsidR="00E66F58">
        <w:t xml:space="preserve">by 2.5 MT (from 23 to 20.5 MT) while accounting for the increasing </w:t>
      </w:r>
      <w:r w:rsidR="00B64B37">
        <w:t>nominal crude steel capacity</w:t>
      </w:r>
      <w:r w:rsidR="00E66F58">
        <w:t xml:space="preserve"> by the EAF production route (from 0 to 2</w:t>
      </w:r>
      <w:r w:rsidR="00B64B37">
        <w:t>.5</w:t>
      </w:r>
      <w:r w:rsidR="00E66F58">
        <w:t xml:space="preserve"> MT), assuming that the total </w:t>
      </w:r>
      <w:r w:rsidR="00B64B37">
        <w:t xml:space="preserve">nominal crude steel </w:t>
      </w:r>
      <w:r w:rsidR="00E66F58">
        <w:t xml:space="preserve">plant </w:t>
      </w:r>
      <w:r w:rsidR="00B64B37">
        <w:t xml:space="preserve">capacity </w:t>
      </w:r>
      <w:r w:rsidR="00E66F58">
        <w:t>stays constant (=23 MT).</w:t>
      </w:r>
      <w:r w:rsidR="00B64B37">
        <w:t xml:space="preserve"> Similarly, </w:t>
      </w:r>
      <w:r w:rsidR="007311A4">
        <w:t xml:space="preserve">we assumed capacity substitution at the sub-plant level. For instance, if a company announced to phase out 5 MTPA of nominal crude steel capacity by the BF-BOF route and substitute it with the DRI-EAF production process without providing information on expected changes in nominal crude steel capacity for the new production process, we assumed that the same nominal crude steel capacity </w:t>
      </w:r>
      <w:r w:rsidR="00946D4C">
        <w:t xml:space="preserve">of 5 MTPA </w:t>
      </w:r>
      <w:r w:rsidR="007311A4">
        <w:t xml:space="preserve">will be rebuild (see </w:t>
      </w:r>
      <w:r w:rsidR="00496007" w:rsidRPr="00496007">
        <w:rPr>
          <w:i/>
          <w:iCs/>
        </w:rPr>
        <w:t xml:space="preserve">Supplementary </w:t>
      </w:r>
      <w:r w:rsidR="00AD1FCE">
        <w:rPr>
          <w:i/>
          <w:iCs/>
        </w:rPr>
        <w:t>I</w:t>
      </w:r>
      <w:r w:rsidR="00496007" w:rsidRPr="00496007">
        <w:rPr>
          <w:i/>
          <w:iCs/>
        </w:rPr>
        <w:t>nformation</w:t>
      </w:r>
      <w:r w:rsidR="00496007">
        <w:t xml:space="preserve"> for the </w:t>
      </w:r>
      <w:r w:rsidR="007311A4">
        <w:t>case of thyssenkrupp</w:t>
      </w:r>
      <w:r w:rsidR="00496007">
        <w:t>/</w:t>
      </w:r>
      <w:r w:rsidR="007311A4">
        <w:t>HKM an</w:t>
      </w:r>
      <w:r w:rsidR="00496007">
        <w:t>nouncing to</w:t>
      </w:r>
      <w:r w:rsidR="007311A4">
        <w:t xml:space="preserve"> phase-out </w:t>
      </w:r>
      <w:r w:rsidR="00496007">
        <w:t>and substitute</w:t>
      </w:r>
      <w:r w:rsidR="007311A4">
        <w:t xml:space="preserve"> BF</w:t>
      </w:r>
      <w:r w:rsidR="00496007">
        <w:t xml:space="preserve"> </w:t>
      </w:r>
      <w:r w:rsidR="007311A4">
        <w:t>with DRI</w:t>
      </w:r>
      <w:r w:rsidR="00301E0A">
        <w:t xml:space="preserve"> units</w:t>
      </w:r>
      <w:r w:rsidR="007311A4">
        <w:t>).</w:t>
      </w:r>
      <w:r w:rsidR="007B7FBE">
        <w:t xml:space="preserve"> </w:t>
      </w:r>
      <w:r w:rsidR="00312E66" w:rsidRPr="00511D49">
        <w:t xml:space="preserve">In case the total crude steel production output at the plant level and the </w:t>
      </w:r>
      <w:r w:rsidR="007B7FBE" w:rsidRPr="00511D49">
        <w:t>combined</w:t>
      </w:r>
      <w:r w:rsidR="00312E66" w:rsidRPr="00511D49">
        <w:t xml:space="preserve"> iron output of BF and/or DRI units were different as per GEM</w:t>
      </w:r>
      <w:r w:rsidR="007B7FBE" w:rsidRPr="00511D49">
        <w:t xml:space="preserve"> and no other information was available in company disclosure</w:t>
      </w:r>
      <w:r w:rsidR="00312E66" w:rsidRPr="00511D49">
        <w:t xml:space="preserve">, we </w:t>
      </w:r>
      <w:r w:rsidR="007B7FBE" w:rsidRPr="00511D49">
        <w:t xml:space="preserve">applied respective unit-level </w:t>
      </w:r>
      <w:r w:rsidR="002A786D" w:rsidRPr="00511D49">
        <w:t xml:space="preserve">iron </w:t>
      </w:r>
      <w:r w:rsidR="007B7FBE" w:rsidRPr="00511D49">
        <w:t xml:space="preserve">production </w:t>
      </w:r>
      <w:r w:rsidR="00312E66" w:rsidRPr="00511D49">
        <w:t>shares when modelling unit phase outs or conversions. For instance, Nippon Steel announced to phase out</w:t>
      </w:r>
      <w:r w:rsidR="007B7FBE" w:rsidRPr="00511D49">
        <w:t xml:space="preserve"> </w:t>
      </w:r>
      <w:r w:rsidR="00312E66" w:rsidRPr="00511D49">
        <w:t xml:space="preserve">BF unit </w:t>
      </w:r>
      <w:r w:rsidR="007B7FBE" w:rsidRPr="00511D49">
        <w:t xml:space="preserve">No 3 </w:t>
      </w:r>
      <w:r w:rsidR="00312E66" w:rsidRPr="00511D49">
        <w:t xml:space="preserve">at its </w:t>
      </w:r>
      <w:r w:rsidR="007B7FBE" w:rsidRPr="00511D49">
        <w:t>Nippon East Japan Works (Kashima) steel plant (total crude steel output equals 7162 MT) in 2025. Since the combined iron production capacity of BF No. 3 (5370 MT) and BF No. 1 (5370 MT) is 10740 MT, we modelled a 50% reduction in total crude steel output at the plant level from 2026 going forward (-3581 MT)</w:t>
      </w:r>
      <w:r w:rsidR="002A786D" w:rsidRPr="00511D49">
        <w:t xml:space="preserve"> after BF No. 3 is phased out</w:t>
      </w:r>
      <w:r w:rsidR="007B7FBE" w:rsidRPr="00511D49">
        <w:t xml:space="preserve">.  </w:t>
      </w:r>
    </w:p>
    <w:p w14:paraId="3074584B" w14:textId="77777777" w:rsidR="00F46AE8" w:rsidRDefault="00F46AE8" w:rsidP="001C7604">
      <w:pPr>
        <w:ind w:firstLine="0"/>
        <w:rPr>
          <w:b/>
          <w:bCs/>
        </w:rPr>
      </w:pPr>
    </w:p>
    <w:p w14:paraId="0494F179" w14:textId="772D4E93" w:rsidR="008758D9" w:rsidRPr="00511D49" w:rsidRDefault="008758D9" w:rsidP="008758D9">
      <w:pPr>
        <w:ind w:firstLine="0"/>
        <w:rPr>
          <w:rFonts w:cs="Arial"/>
        </w:rPr>
      </w:pPr>
      <w:r w:rsidRPr="00511D49">
        <w:rPr>
          <w:i/>
          <w:iCs/>
        </w:rPr>
        <w:t>Power.</w:t>
      </w:r>
      <w:r w:rsidRPr="00511D49">
        <w:t xml:space="preserve"> Based on the data on plant start year </w:t>
      </w:r>
      <w:r w:rsidRPr="00511D49">
        <w:rPr>
          <w:rFonts w:cs="Arial"/>
        </w:rPr>
        <w:t xml:space="preserve">and </w:t>
      </w:r>
      <w:r w:rsidRPr="00511D49">
        <w:t>relining cycles</w:t>
      </w:r>
      <w:r w:rsidRPr="00511D49">
        <w:rPr>
          <w:rFonts w:cs="Arial"/>
        </w:rPr>
        <w:t xml:space="preserve">, we assumed that average reinvestment period of power plant units is </w:t>
      </w:r>
      <w:r w:rsidR="00B07CC0" w:rsidRPr="006D0451">
        <w:rPr>
          <w:rFonts w:cs="Arial"/>
        </w:rPr>
        <w:t>40</w:t>
      </w:r>
      <w:r w:rsidRPr="006D0451">
        <w:rPr>
          <w:rFonts w:cs="Arial"/>
        </w:rPr>
        <w:t xml:space="preserve"> years to determine the next required relining year for all fossil fuel units</w:t>
      </w:r>
      <w:r w:rsidR="00B07CC0" w:rsidRPr="006D0451">
        <w:rPr>
          <w:rFonts w:cs="Arial"/>
        </w:rPr>
        <w:t xml:space="preserve"> in line with previous stud</w:t>
      </w:r>
      <w:r w:rsidR="00B07CC0" w:rsidRPr="00CC3480">
        <w:rPr>
          <w:rFonts w:cs="Arial"/>
        </w:rPr>
        <w:t>ies</w:t>
      </w:r>
      <w:r w:rsidR="00B07CC0" w:rsidRPr="00CC3480">
        <w:rPr>
          <w:rFonts w:cs="Arial"/>
        </w:rPr>
        <w:fldChar w:fldCharType="begin" w:fldLock="1"/>
      </w:r>
      <w:r w:rsidR="006203E8">
        <w:rPr>
          <w:rFonts w:cs="Arial"/>
        </w:rPr>
        <w:instrText>ADDIN CSL_CITATION {"citationItems":[{"id":"ITEM-1","itemData":{"DOI":"10.1038/s41586-019-1364-3","ISSN":"14764687","PMID":"31261374","abstract":"Net anthropogenic emissions of carbon dioxide (CO2) must approach zero by mid-century (2050) in order to stabilize the global mean temperature at the level targeted by international efforts1–5. Yet continued expansion of fossil-fuel-burning energy infrastructure implies already ‘committed’ future CO2 emissions6–13. Here we use detailed datasets of existing fossil-fuel energy infrastructure in 2018 to estimate regional and sectoral patterns of committed CO2 emissions, the sensitivity of such emissions to assumed operating lifetimes and schedules, and the economic value of the associated infrastructure. We estimate that, if operated as historically, existing infrastructure will cumulatively emit about 658 gigatonnes of CO2 (with a range of 226 to 1,479 gigatonnes CO2, depending on the lifetimes and utilization rates assumed). More than half of these emissions are predicted to come from the electricity sector; infrastructure in China, the USA and the 28 member states of the European Union represents approximately 41 per cent, 9 per cent and 7 per cent of the total, respectively. If built, proposed power plants (planned, permitted or under construction) would emit roughly an extra 188 (range 37–427) gigatonnes CO2. Committed emissions from existing and proposed energy infrastructure (about 846 gigatonnes CO2) thus represent more than the entire carbon budget that remains if mean warming is to be limited to 1.5 degrees Celsius (°C) with a probability of 66 to 50 per cent (420–580 gigatonnes CO2)5, and perhaps two-thirds of the remaining carbon budget if mean warming is to be limited to less than 2 °C (1,170–1,500 gigatonnes CO2)5. The remaining carbon budget estimates are varied and nuanced14,15, and depend on the climate target and the availability of large-scale negative emissions16. Nevertheless, our estimates suggest that little or no new CO2-emitting infrastructure can be commissioned, and that existing infrastructure may need to be retired early (or be retrofitted with carbon capture and storage technology) in order to meet the Paris Agreement climate goals17. Given the asset value per tonne of committed emissions, we suggest that the most cost-effective premature infrastructure retirements will be in the electricity and industry sectors, if non-emitting alternatives are available and affordable4,18.","author":[{"dropping-particle":"","family":"Tong","given":"Dan","non-dropping-particle":"","parse-names":false,"suffix":""},{"dropping-particle":"","family":"Zhang","given":"Qiang","non-dropping-particle":"","parse-names":false,"suffix":""},{"dropping-particle":"","family":"Zheng","given":"Yixuan","non-dropping-particle":"","parse-names":false,"suffix":""},{"dropping-particle":"","family":"Caldeira","given":"Ken","non-dropping-particle":"","parse-names":false,"suffix":""},{"dropping-particle":"","family":"Shearer","given":"Christine","non-dropping-particle":"","parse-names":false,"suffix":""},{"dropping-particle":"","family":"Hong","given":"Chaopeng","non-dropping-particle":"","parse-names":false,"suffix":""},{"dropping-particle":"","family":"Qin","given":"Yue","non-dropping-particle":"","parse-names":false,"suffix":""},{"dropping-particle":"","family":"Davis","given":"Steven J.","non-dropping-particle":"","parse-names":false,"suffix":""}],"container-title":"Nature","id":"ITEM-1","issue":"7769","issued":{"date-parts":[["2019"]]},"page":"373-377","publisher":"Springer US","title":"Committed emissions from existing energy infrastructure jeopardize 1.5 °C climate target","type":"article-journal","volume":"572"},"uris":["http://www.mendeley.com/documents/?uuid=0ec61f4b-3e1c-49e3-8982-ab165028115a"]},{"id":"ITEM-2","itemData":{"DOI":"10.1088/1748-9326/9/8/084018","ISBN":"doi:10.1088/1748-9326/9/8/084018","ISSN":"17489326","abstract":"The world not only continues to build new coal-fired power plants, but built more new coal plants in the past decade than in any previous decade. Worldwide, an average of 89 gigawatts per year (GW yr-1) of new coal generating capacity was added between 2010 and 2012, 23 GW yr-1 more than in the 2000-2009 time period and 56 GW yr-1 more than in the 1990-1999 time period. Natural gas plants show a similar pattern. Assuming these plants operate for 40 years, the fossil-fuel burning plants built in 2012 will emit approximately 19 billion tons of CO&lt;inf&gt;2&lt;/inf&gt; (Gt CO&lt;inf&gt;2&lt;/inf&gt;) over their lifetimes, versus 14 Gt CO&lt;inf&gt;2&lt;/inf&gt; actually emitted by all operating fossil fuel power plants in 2012. We find that total committed emissions related to the power sector are growing at a rate of about 4% per year, and reached 307 (with an estimated uncertainty of 192-439) Gt CO&lt;inf&gt;2&lt;/inf&gt; in 2012. These facts are not well known in the energy policy community, where annual emissions receive far more attention than future emissions related to new capital investments. This paper demonstrates the potential for 'commitment accounting' to inform public policy by quantifying future emissions implied by current investments. © 2014 IOP Publishing Ltd.","author":[{"dropping-particle":"","family":"Davis","given":"Steven J.","non-dropping-particle":"","parse-names":false,"suffix":""},{"dropping-particle":"","family":"Socolow","given":"Robert H.","non-dropping-particle":"","parse-names":false,"suffix":""}],"container-title":"Environmental Research Letters","id":"ITEM-2","issue":"8","issued":{"date-parts":[["2014"]]},"publisher":"IOP Publishing","title":"Commitment accounting of CO2 emissions","type":"article-journal","volume":"9"},"uris":["http://www.mendeley.com/documents/?uuid=90bf31a1-8255-4c06-af5f-eecce33de30a"]}],"mendeley":{"formattedCitation":"&lt;sup&gt;6,23&lt;/sup&gt;","plainTextFormattedCitation":"6,23","previouslyFormattedCitation":"&lt;sup&gt;5,22&lt;/sup&gt;"},"properties":{"noteIndex":0},"schema":"https://github.com/citation-style-language/schema/raw/master/csl-citation.json"}</w:instrText>
      </w:r>
      <w:r w:rsidR="00B07CC0" w:rsidRPr="00CC3480">
        <w:rPr>
          <w:rFonts w:cs="Arial"/>
        </w:rPr>
        <w:fldChar w:fldCharType="separate"/>
      </w:r>
      <w:r w:rsidR="006203E8" w:rsidRPr="006203E8">
        <w:rPr>
          <w:rFonts w:cs="Arial"/>
          <w:noProof/>
          <w:vertAlign w:val="superscript"/>
        </w:rPr>
        <w:t>6,23</w:t>
      </w:r>
      <w:r w:rsidR="00B07CC0" w:rsidRPr="00CC3480">
        <w:rPr>
          <w:rFonts w:cs="Arial"/>
        </w:rPr>
        <w:fldChar w:fldCharType="end"/>
      </w:r>
      <w:r w:rsidRPr="00CC3480">
        <w:rPr>
          <w:rFonts w:cs="Arial"/>
        </w:rPr>
        <w:t xml:space="preserve">. </w:t>
      </w:r>
      <w:r w:rsidR="00CC3480">
        <w:rPr>
          <w:rFonts w:cs="Arial"/>
        </w:rPr>
        <w:t>Our modelling did not take into account</w:t>
      </w:r>
      <w:r w:rsidR="005B24AC" w:rsidRPr="00CC3480">
        <w:rPr>
          <w:rFonts w:cs="Arial"/>
        </w:rPr>
        <w:t xml:space="preserve"> downtimes of </w:t>
      </w:r>
      <w:r w:rsidR="00CC3480" w:rsidRPr="00CC3480">
        <w:rPr>
          <w:rFonts w:cs="Arial"/>
        </w:rPr>
        <w:t xml:space="preserve">power </w:t>
      </w:r>
      <w:r w:rsidR="005B24AC" w:rsidRPr="00CC3480">
        <w:rPr>
          <w:rFonts w:cs="Arial"/>
        </w:rPr>
        <w:t>plants due to technological upgrades or reinvestments.</w:t>
      </w:r>
      <w:r w:rsidR="005B24AC" w:rsidRPr="000134D2">
        <w:rPr>
          <w:rFonts w:cs="Arial"/>
        </w:rPr>
        <w:t xml:space="preserve"> </w:t>
      </w:r>
      <w:r w:rsidRPr="006D0451">
        <w:rPr>
          <w:rFonts w:cs="Arial"/>
        </w:rPr>
        <w:t>If the proposed start year of ongoing unit-level investment projects was not given by GEM, we assumed that new units or plants currently under construction start operating in three years (i.e., 2027), while new units</w:t>
      </w:r>
      <w:r w:rsidRPr="00511D49">
        <w:rPr>
          <w:rFonts w:cs="Arial"/>
        </w:rPr>
        <w:t xml:space="preserve"> or </w:t>
      </w:r>
      <w:r w:rsidRPr="00511D49">
        <w:rPr>
          <w:rFonts w:cs="Arial"/>
        </w:rPr>
        <w:lastRenderedPageBreak/>
        <w:t xml:space="preserve">plants that have </w:t>
      </w:r>
      <w:r w:rsidRPr="006D0451">
        <w:rPr>
          <w:rFonts w:cs="Arial"/>
        </w:rPr>
        <w:t xml:space="preserve">been announced or pre-constructed will be constructed and start production in five years (i.e., 2029). Since a power plant may operate several units with different start years and sizes, we modelled the changes on owned nominal capacity, electricity production output, and direct carbon emissions at the unit </w:t>
      </w:r>
      <w:r w:rsidR="006D0451">
        <w:rPr>
          <w:rFonts w:cs="Arial"/>
        </w:rPr>
        <w:t xml:space="preserve">and company </w:t>
      </w:r>
      <w:r w:rsidRPr="006D0451">
        <w:rPr>
          <w:rFonts w:cs="Arial"/>
        </w:rPr>
        <w:t>level</w:t>
      </w:r>
      <w:r w:rsidR="006D0451">
        <w:rPr>
          <w:rFonts w:cs="Arial"/>
        </w:rPr>
        <w:t>s</w:t>
      </w:r>
      <w:r w:rsidRPr="00511D49">
        <w:rPr>
          <w:rFonts w:cs="Arial"/>
        </w:rPr>
        <w:t>.</w:t>
      </w:r>
    </w:p>
    <w:p w14:paraId="2FE8AB54" w14:textId="77777777" w:rsidR="00F46AE8" w:rsidRDefault="00F46AE8" w:rsidP="001C7604">
      <w:pPr>
        <w:ind w:firstLine="0"/>
        <w:rPr>
          <w:b/>
          <w:bCs/>
        </w:rPr>
      </w:pPr>
    </w:p>
    <w:p w14:paraId="5AB840D1" w14:textId="22FAAC5E" w:rsidR="001C7604" w:rsidRPr="003816F1" w:rsidRDefault="001C7604" w:rsidP="002D4F23">
      <w:pPr>
        <w:pStyle w:val="Heading3"/>
        <w:ind w:firstLine="0"/>
        <w:rPr>
          <w:b w:val="0"/>
        </w:rPr>
      </w:pPr>
      <w:r w:rsidRPr="003816F1">
        <w:t>Business as usual (BAU) scenario</w:t>
      </w:r>
    </w:p>
    <w:p w14:paraId="3B4E89CF" w14:textId="77777777" w:rsidR="00667E28" w:rsidRDefault="00667E28" w:rsidP="001C7604">
      <w:pPr>
        <w:ind w:firstLine="0"/>
      </w:pPr>
    </w:p>
    <w:p w14:paraId="13BDC12C" w14:textId="0C93A7AB" w:rsidR="00D418D3" w:rsidRPr="00F46AE8" w:rsidRDefault="00D418D3" w:rsidP="00D418D3">
      <w:pPr>
        <w:ind w:firstLine="0"/>
      </w:pPr>
      <w:r>
        <w:t>We modelled power and steel companies’ future production output levels and resulting direct CO</w:t>
      </w:r>
      <w:r w:rsidRPr="00040A6D">
        <w:rPr>
          <w:vertAlign w:val="subscript"/>
        </w:rPr>
        <w:t>2</w:t>
      </w:r>
      <w:r>
        <w:t xml:space="preserve"> emissions for two scenarios: the business-as-usual scenario and the transition planning scenario.  </w:t>
      </w:r>
    </w:p>
    <w:p w14:paraId="7A3EA5EB" w14:textId="77777777" w:rsidR="00D418D3" w:rsidRDefault="00D418D3" w:rsidP="001C7604">
      <w:pPr>
        <w:ind w:firstLine="0"/>
      </w:pPr>
    </w:p>
    <w:p w14:paraId="2DC965C4" w14:textId="22288246" w:rsidR="00A74289" w:rsidRPr="003B0BAE" w:rsidRDefault="00D418D3" w:rsidP="00A74289">
      <w:pPr>
        <w:ind w:firstLine="0"/>
      </w:pPr>
      <w:r w:rsidRPr="00D418D3">
        <w:rPr>
          <w:i/>
          <w:iCs/>
        </w:rPr>
        <w:t>Steel.</w:t>
      </w:r>
      <w:r>
        <w:t xml:space="preserve"> </w:t>
      </w:r>
      <w:r w:rsidR="00A74289">
        <w:t xml:space="preserve">Under the BAU scenario, we </w:t>
      </w:r>
      <w:r w:rsidR="00D33E14">
        <w:t xml:space="preserve">make conservative </w:t>
      </w:r>
      <w:r w:rsidR="00C565D5">
        <w:t>assumptions</w:t>
      </w:r>
      <w:r w:rsidR="00D33E14">
        <w:t xml:space="preserve"> about how steel companies </w:t>
      </w:r>
      <w:r w:rsidR="00C565D5">
        <w:t xml:space="preserve">will </w:t>
      </w:r>
      <w:r w:rsidR="00D33E14">
        <w:t xml:space="preserve">be operating their production asset base going forward, which reflects the precautionary principle </w:t>
      </w:r>
      <w:r w:rsidR="00C565D5">
        <w:t xml:space="preserve">underpinning </w:t>
      </w:r>
      <w:r w:rsidR="001A57F7">
        <w:t>APA</w:t>
      </w:r>
      <w:r w:rsidR="00C565D5">
        <w:t xml:space="preserve">. We </w:t>
      </w:r>
      <w:r w:rsidR="00A74289">
        <w:t>assume</w:t>
      </w:r>
      <w:r w:rsidR="00727815">
        <w:t>d</w:t>
      </w:r>
      <w:r w:rsidR="00A74289">
        <w:t xml:space="preserve"> that companies </w:t>
      </w:r>
      <w:r w:rsidR="00C565D5">
        <w:t>would</w:t>
      </w:r>
      <w:r w:rsidR="003B0BAE">
        <w:t xml:space="preserve"> </w:t>
      </w:r>
      <w:r w:rsidR="00A74289">
        <w:t xml:space="preserve">keep operating their existing steel production assets </w:t>
      </w:r>
      <w:r w:rsidR="00040A6D">
        <w:t>(</w:t>
      </w:r>
      <w:r w:rsidR="003B0BAE">
        <w:t xml:space="preserve">e.g., integrated BF-BOF </w:t>
      </w:r>
      <w:r w:rsidR="00040A6D">
        <w:t xml:space="preserve">plants and </w:t>
      </w:r>
      <w:r w:rsidR="003B0BAE">
        <w:t xml:space="preserve">BF </w:t>
      </w:r>
      <w:r w:rsidR="00040A6D">
        <w:t>units)</w:t>
      </w:r>
      <w:r w:rsidR="000931A4">
        <w:t xml:space="preserve"> with the same technology</w:t>
      </w:r>
      <w:r w:rsidR="00040A6D">
        <w:t xml:space="preserve"> </w:t>
      </w:r>
      <w:r w:rsidR="00A74289">
        <w:t xml:space="preserve">if they did not start to invest in </w:t>
      </w:r>
      <w:r w:rsidR="00040A6D">
        <w:t xml:space="preserve">and construct low-carbon steel production units or </w:t>
      </w:r>
      <w:r w:rsidR="00A74289">
        <w:t>plants</w:t>
      </w:r>
      <w:r w:rsidR="003B0BAE">
        <w:t xml:space="preserve"> instead</w:t>
      </w:r>
      <w:r w:rsidR="00A74289">
        <w:t>.</w:t>
      </w:r>
      <w:r w:rsidR="00040A6D">
        <w:t xml:space="preserve"> </w:t>
      </w:r>
      <w:r w:rsidR="00C565D5">
        <w:t xml:space="preserve">At the same time, we take into account announced production capacity expansion projects to construct new high-emitting steel production assets given the historical track record of the industry to fulfill those promises. </w:t>
      </w:r>
      <w:r w:rsidR="003B0BAE">
        <w:t xml:space="preserve">We make the following assumptions </w:t>
      </w:r>
      <w:r w:rsidR="00727815">
        <w:t xml:space="preserve">based on the plant status for modelling </w:t>
      </w:r>
      <w:r w:rsidR="002B6214">
        <w:t>annual crude steel production capacity by production route for 2020-2050</w:t>
      </w:r>
      <w:r w:rsidR="003B0BAE">
        <w:t xml:space="preserve">: </w:t>
      </w:r>
    </w:p>
    <w:p w14:paraId="6515024A" w14:textId="77777777" w:rsidR="00F63C13" w:rsidRDefault="00F63C13" w:rsidP="001C7604">
      <w:pPr>
        <w:ind w:firstLine="0"/>
      </w:pPr>
    </w:p>
    <w:p w14:paraId="61536A6B" w14:textId="5BDBD3A0" w:rsidR="001C7604" w:rsidRDefault="00CD228D" w:rsidP="00A50702">
      <w:pPr>
        <w:pStyle w:val="ListParagraph"/>
        <w:numPr>
          <w:ilvl w:val="0"/>
          <w:numId w:val="1"/>
        </w:numPr>
      </w:pPr>
      <w:r>
        <w:t xml:space="preserve">Currently </w:t>
      </w:r>
      <w:r w:rsidRPr="00AB2C09">
        <w:rPr>
          <w:i/>
          <w:iCs/>
        </w:rPr>
        <w:t>operating</w:t>
      </w:r>
      <w:r>
        <w:t xml:space="preserve"> </w:t>
      </w:r>
      <w:r w:rsidR="0090313E">
        <w:t>BF</w:t>
      </w:r>
      <w:r w:rsidR="00040A6D">
        <w:t xml:space="preserve"> units</w:t>
      </w:r>
      <w:r w:rsidR="0090313E">
        <w:t xml:space="preserve"> are relined at the end of </w:t>
      </w:r>
      <w:r w:rsidR="00040A6D">
        <w:t xml:space="preserve">their </w:t>
      </w:r>
      <w:r w:rsidR="0090313E">
        <w:t>economic lifetime until 2050.</w:t>
      </w:r>
    </w:p>
    <w:p w14:paraId="4BA484D3" w14:textId="074DC1FC" w:rsidR="00CD228D" w:rsidRDefault="00727815" w:rsidP="00A50702">
      <w:pPr>
        <w:pStyle w:val="ListParagraph"/>
        <w:numPr>
          <w:ilvl w:val="0"/>
          <w:numId w:val="1"/>
        </w:numPr>
      </w:pPr>
      <w:r>
        <w:t>Plants and u</w:t>
      </w:r>
      <w:r w:rsidR="00040A6D">
        <w:t xml:space="preserve">nits </w:t>
      </w:r>
      <w:r w:rsidR="00CD228D" w:rsidRPr="00AB2C09">
        <w:rPr>
          <w:i/>
          <w:iCs/>
        </w:rPr>
        <w:t>under construction</w:t>
      </w:r>
      <w:r w:rsidR="00CD228D">
        <w:t xml:space="preserve"> come online at the </w:t>
      </w:r>
      <w:r w:rsidR="00040A6D">
        <w:t xml:space="preserve">start </w:t>
      </w:r>
      <w:r w:rsidR="00CD228D">
        <w:t xml:space="preserve">year </w:t>
      </w:r>
      <w:r w:rsidR="00040A6D">
        <w:t xml:space="preserve">(if available either in </w:t>
      </w:r>
      <w:r w:rsidR="00CD228D">
        <w:t xml:space="preserve">GEM </w:t>
      </w:r>
      <w:r w:rsidR="00040A6D">
        <w:t xml:space="preserve">datasets </w:t>
      </w:r>
      <w:r w:rsidR="00CD228D">
        <w:t>or</w:t>
      </w:r>
      <w:r w:rsidR="00040A6D">
        <w:t xml:space="preserve"> in corporate</w:t>
      </w:r>
      <w:r w:rsidR="00CD228D">
        <w:t xml:space="preserve"> disclosure), or in </w:t>
      </w:r>
      <w:r w:rsidR="00040A6D">
        <w:t>three</w:t>
      </w:r>
      <w:r w:rsidR="00CD228D">
        <w:t xml:space="preserve"> years (i.e., 2027)</w:t>
      </w:r>
      <w:r w:rsidR="00040A6D">
        <w:t xml:space="preserve"> </w:t>
      </w:r>
      <w:r>
        <w:t>irrespective of production technology</w:t>
      </w:r>
      <w:r w:rsidR="00CD228D">
        <w:t xml:space="preserve">. </w:t>
      </w:r>
    </w:p>
    <w:p w14:paraId="01ED555B" w14:textId="29ADDAC6" w:rsidR="000E0F26" w:rsidRDefault="003B4F58" w:rsidP="00A50702">
      <w:pPr>
        <w:pStyle w:val="ListParagraph"/>
        <w:numPr>
          <w:ilvl w:val="1"/>
          <w:numId w:val="1"/>
        </w:numPr>
      </w:pPr>
      <w:r>
        <w:t xml:space="preserve">This means that </w:t>
      </w:r>
      <w:r w:rsidR="000E0F26">
        <w:t xml:space="preserve">BF </w:t>
      </w:r>
      <w:r>
        <w:t xml:space="preserve">units </w:t>
      </w:r>
      <w:r w:rsidR="00A74289">
        <w:t xml:space="preserve">(currently under construction) that come online in the next </w:t>
      </w:r>
      <w:r w:rsidR="00F9485C">
        <w:t>six</w:t>
      </w:r>
      <w:r w:rsidR="00A74289">
        <w:t xml:space="preserve"> years </w:t>
      </w:r>
      <w:r w:rsidR="000E0F26">
        <w:t xml:space="preserve">will be relined </w:t>
      </w:r>
      <w:r w:rsidR="00A74289">
        <w:t xml:space="preserve">before 2050 </w:t>
      </w:r>
      <w:r w:rsidR="000E0F26">
        <w:t xml:space="preserve">as well </w:t>
      </w:r>
      <w:r w:rsidR="00A74289">
        <w:t xml:space="preserve">(under </w:t>
      </w:r>
      <w:r>
        <w:t xml:space="preserve">the </w:t>
      </w:r>
      <w:r w:rsidR="00E66F58">
        <w:t>20-year</w:t>
      </w:r>
      <w:r w:rsidR="00A74289">
        <w:t xml:space="preserve"> relining cycle assumption)</w:t>
      </w:r>
      <w:r w:rsidR="00E66F58">
        <w:t>.</w:t>
      </w:r>
    </w:p>
    <w:p w14:paraId="12639628" w14:textId="630E2F31" w:rsidR="00CD228D" w:rsidRDefault="00CD228D" w:rsidP="00A50702">
      <w:pPr>
        <w:pStyle w:val="ListParagraph"/>
        <w:numPr>
          <w:ilvl w:val="0"/>
          <w:numId w:val="1"/>
        </w:numPr>
      </w:pPr>
      <w:r w:rsidRPr="00AB2C09">
        <w:rPr>
          <w:i/>
          <w:iCs/>
        </w:rPr>
        <w:t>Announced</w:t>
      </w:r>
      <w:r>
        <w:t xml:space="preserve"> plants</w:t>
      </w:r>
      <w:r w:rsidR="001B6C06">
        <w:t xml:space="preserve"> (and plant phase-outs)</w:t>
      </w:r>
      <w:r>
        <w:t xml:space="preserve">: </w:t>
      </w:r>
    </w:p>
    <w:p w14:paraId="21D19E9B" w14:textId="4A13D051" w:rsidR="00CD228D" w:rsidRDefault="00CD228D" w:rsidP="00A50702">
      <w:pPr>
        <w:pStyle w:val="ListParagraph"/>
        <w:numPr>
          <w:ilvl w:val="1"/>
          <w:numId w:val="1"/>
        </w:numPr>
      </w:pPr>
      <w:r>
        <w:t xml:space="preserve">Announced BF </w:t>
      </w:r>
      <w:r w:rsidR="00727815">
        <w:t>units become operation able</w:t>
      </w:r>
      <w:r>
        <w:t xml:space="preserve"> </w:t>
      </w:r>
      <w:r w:rsidR="00727815">
        <w:t xml:space="preserve">in </w:t>
      </w:r>
      <w:r>
        <w:t xml:space="preserve">the </w:t>
      </w:r>
      <w:r w:rsidR="00727815">
        <w:t xml:space="preserve">start </w:t>
      </w:r>
      <w:r>
        <w:t>year disclosed (</w:t>
      </w:r>
      <w:r w:rsidR="00727815">
        <w:t xml:space="preserve">as per </w:t>
      </w:r>
      <w:r>
        <w:t xml:space="preserve">GEM or </w:t>
      </w:r>
      <w:r w:rsidR="00727815">
        <w:t xml:space="preserve">corporate </w:t>
      </w:r>
      <w:r>
        <w:t xml:space="preserve">disclosure), or </w:t>
      </w:r>
      <w:r w:rsidR="00727815">
        <w:t>in five</w:t>
      </w:r>
      <w:r>
        <w:t xml:space="preserve"> years (i.e., 2029)</w:t>
      </w:r>
      <w:r w:rsidR="00727815">
        <w:t xml:space="preserve">. </w:t>
      </w:r>
    </w:p>
    <w:p w14:paraId="118F172E" w14:textId="5EB54E0D" w:rsidR="00727815" w:rsidRPr="008B7841" w:rsidRDefault="00CD228D" w:rsidP="00A50702">
      <w:pPr>
        <w:pStyle w:val="ListParagraph"/>
        <w:numPr>
          <w:ilvl w:val="1"/>
          <w:numId w:val="1"/>
        </w:numPr>
      </w:pPr>
      <w:r w:rsidRPr="008B7841">
        <w:t xml:space="preserve">Announced </w:t>
      </w:r>
      <w:r w:rsidR="009B79AB" w:rsidRPr="008B7841">
        <w:t xml:space="preserve">“low-carbon” </w:t>
      </w:r>
      <w:r w:rsidR="00727815" w:rsidRPr="008B7841">
        <w:t xml:space="preserve">production units and plants including </w:t>
      </w:r>
      <w:r w:rsidRPr="008B7841">
        <w:t>scrap-EAF</w:t>
      </w:r>
      <w:r w:rsidR="00AB2C09" w:rsidRPr="008B7841">
        <w:t>, DRI-BOF</w:t>
      </w:r>
      <w:r w:rsidRPr="008B7841">
        <w:t xml:space="preserve"> or DRI-EAF are NOT taken into account.  </w:t>
      </w:r>
    </w:p>
    <w:p w14:paraId="0FCAF001" w14:textId="730B3D6E" w:rsidR="009E7A73" w:rsidRPr="008B7841" w:rsidRDefault="00727815">
      <w:pPr>
        <w:pStyle w:val="ListParagraph"/>
        <w:numPr>
          <w:ilvl w:val="2"/>
          <w:numId w:val="1"/>
        </w:numPr>
      </w:pPr>
      <w:r w:rsidRPr="008B7841">
        <w:t>P</w:t>
      </w:r>
      <w:r w:rsidR="00CD228D" w:rsidRPr="008B7841">
        <w:t xml:space="preserve">hase-out announcements </w:t>
      </w:r>
      <w:r w:rsidRPr="008B7841">
        <w:t xml:space="preserve">of BF </w:t>
      </w:r>
      <w:r w:rsidRPr="00816C65">
        <w:t xml:space="preserve">units </w:t>
      </w:r>
      <w:r w:rsidR="00CD228D" w:rsidRPr="00816C65">
        <w:t xml:space="preserve">are </w:t>
      </w:r>
      <w:r w:rsidR="00816C65" w:rsidRPr="00816C65">
        <w:t>not</w:t>
      </w:r>
      <w:r w:rsidR="00CD228D" w:rsidRPr="00816C65">
        <w:t xml:space="preserve"> taken into account</w:t>
      </w:r>
      <w:r w:rsidR="009E7A73" w:rsidRPr="008B7841">
        <w:t xml:space="preserve"> if those phase-out announcements are based on decarbonization promises.</w:t>
      </w:r>
      <w:r w:rsidR="00BF73E8">
        <w:t xml:space="preserve"> </w:t>
      </w:r>
      <w:r w:rsidR="009E7A73" w:rsidRPr="008B7841">
        <w:t>However, we take phase-out announcements of BF units into account if those are made for cost or other reasons of market competition</w:t>
      </w:r>
      <w:r w:rsidR="00816C65">
        <w:t xml:space="preserve"> as in the case of Tata Steel UK (see </w:t>
      </w:r>
      <w:r w:rsidR="00816C65" w:rsidRPr="00816C65">
        <w:rPr>
          <w:i/>
          <w:iCs/>
        </w:rPr>
        <w:t>Supplementary Information</w:t>
      </w:r>
      <w:r w:rsidR="00816C65">
        <w:t>)</w:t>
      </w:r>
      <w:r w:rsidR="009E7A73" w:rsidRPr="008B7841">
        <w:t xml:space="preserve">.   </w:t>
      </w:r>
    </w:p>
    <w:p w14:paraId="1FD50857" w14:textId="39AC4DBD" w:rsidR="00E66F58" w:rsidRPr="008B7841" w:rsidRDefault="00CD228D" w:rsidP="00E66F58">
      <w:pPr>
        <w:ind w:firstLine="0"/>
      </w:pPr>
      <w:r w:rsidRPr="008B7841">
        <w:t xml:space="preserve"> </w:t>
      </w:r>
    </w:p>
    <w:p w14:paraId="0D708982" w14:textId="77777777" w:rsidR="00BC22E9" w:rsidRDefault="00BC22E9" w:rsidP="00BC22E9">
      <w:pPr>
        <w:ind w:firstLine="0"/>
      </w:pPr>
      <w:r w:rsidRPr="008B7841">
        <w:rPr>
          <w:i/>
          <w:iCs/>
        </w:rPr>
        <w:t>Power.</w:t>
      </w:r>
      <w:r w:rsidRPr="008B7841">
        <w:t xml:space="preserve"> Under the BAU scenario, we also make conservative assumptions about how power companies will be operating their production asset base going forward. We make the following assumptions based on the plant status for modelling annual electricity power production capacity by production route for 2020-2050: </w:t>
      </w:r>
    </w:p>
    <w:p w14:paraId="180E51B8" w14:textId="77777777" w:rsidR="00706373" w:rsidRPr="008B7841" w:rsidRDefault="00706373" w:rsidP="00BC22E9">
      <w:pPr>
        <w:ind w:firstLine="0"/>
      </w:pPr>
    </w:p>
    <w:p w14:paraId="3157F833" w14:textId="77777777" w:rsidR="00BC22E9" w:rsidRPr="008B7841" w:rsidRDefault="00BC22E9" w:rsidP="00A50702">
      <w:pPr>
        <w:pStyle w:val="ListParagraph"/>
        <w:numPr>
          <w:ilvl w:val="0"/>
          <w:numId w:val="9"/>
        </w:numPr>
      </w:pPr>
      <w:r w:rsidRPr="008B7841">
        <w:rPr>
          <w:rFonts w:cs="Times New Roman"/>
        </w:rPr>
        <w:lastRenderedPageBreak/>
        <w:t xml:space="preserve">Currently </w:t>
      </w:r>
      <w:r w:rsidRPr="008B7841">
        <w:rPr>
          <w:rFonts w:cs="Times New Roman"/>
          <w:i/>
          <w:iCs/>
        </w:rPr>
        <w:t>operating</w:t>
      </w:r>
      <w:r w:rsidRPr="008B7841">
        <w:rPr>
          <w:rFonts w:cs="Times New Roman"/>
        </w:rPr>
        <w:t xml:space="preserve"> fossil fuel power plants are relined at the end of economic lifetime until 2050.</w:t>
      </w:r>
    </w:p>
    <w:p w14:paraId="16D98A4E" w14:textId="77777777" w:rsidR="00BC22E9" w:rsidRPr="008B7841" w:rsidRDefault="00BC22E9" w:rsidP="00A50702">
      <w:pPr>
        <w:pStyle w:val="ListParagraph"/>
        <w:numPr>
          <w:ilvl w:val="0"/>
          <w:numId w:val="9"/>
        </w:numPr>
        <w:spacing w:line="240" w:lineRule="auto"/>
        <w:jc w:val="left"/>
        <w:rPr>
          <w:rFonts w:cs="Times New Roman"/>
        </w:rPr>
      </w:pPr>
      <w:r w:rsidRPr="008B7841">
        <w:rPr>
          <w:rFonts w:cs="Times New Roman"/>
        </w:rPr>
        <w:t xml:space="preserve">Plants </w:t>
      </w:r>
      <w:r w:rsidRPr="008B7841">
        <w:rPr>
          <w:rFonts w:cs="Times New Roman"/>
          <w:i/>
          <w:iCs/>
        </w:rPr>
        <w:t>under construction</w:t>
      </w:r>
      <w:r w:rsidRPr="008B7841">
        <w:rPr>
          <w:rFonts w:cs="Times New Roman"/>
        </w:rPr>
        <w:t xml:space="preserve"> (irrespective of production technology) come online at the year disclosed (GEM or disclosure), or if no information is available, then in 3 years (i.e., 2027), which is our baseline assumption. </w:t>
      </w:r>
    </w:p>
    <w:p w14:paraId="329B9AA5" w14:textId="77777777" w:rsidR="00BC22E9" w:rsidRPr="008B7841" w:rsidRDefault="00BC22E9" w:rsidP="00A50702">
      <w:pPr>
        <w:pStyle w:val="ListParagraph"/>
        <w:numPr>
          <w:ilvl w:val="1"/>
          <w:numId w:val="9"/>
        </w:numPr>
        <w:spacing w:line="240" w:lineRule="auto"/>
        <w:jc w:val="left"/>
        <w:rPr>
          <w:rFonts w:cs="Times New Roman"/>
        </w:rPr>
      </w:pPr>
      <w:r w:rsidRPr="008B7841">
        <w:rPr>
          <w:rFonts w:cs="Times New Roman"/>
        </w:rPr>
        <w:t xml:space="preserve">Newly built fossil fuel power plants will be relined as well until 2050. </w:t>
      </w:r>
    </w:p>
    <w:p w14:paraId="16886A49" w14:textId="77777777" w:rsidR="00BC22E9" w:rsidRPr="008B7841" w:rsidRDefault="00BC22E9" w:rsidP="00A50702">
      <w:pPr>
        <w:pStyle w:val="ListParagraph"/>
        <w:numPr>
          <w:ilvl w:val="0"/>
          <w:numId w:val="9"/>
        </w:numPr>
        <w:spacing w:line="240" w:lineRule="auto"/>
        <w:jc w:val="left"/>
        <w:rPr>
          <w:rFonts w:cs="Times New Roman"/>
        </w:rPr>
      </w:pPr>
      <w:r w:rsidRPr="008B7841">
        <w:rPr>
          <w:rFonts w:cs="Times New Roman"/>
          <w:i/>
          <w:iCs/>
        </w:rPr>
        <w:t>Announced, pre-constructed (pre-permitted, permitted)</w:t>
      </w:r>
      <w:r w:rsidRPr="008B7841">
        <w:rPr>
          <w:rFonts w:cs="Times New Roman"/>
        </w:rPr>
        <w:t xml:space="preserve"> plants: </w:t>
      </w:r>
    </w:p>
    <w:p w14:paraId="0A622ACB" w14:textId="77777777" w:rsidR="00BC22E9" w:rsidRPr="008B7841" w:rsidRDefault="00BC22E9" w:rsidP="00A50702">
      <w:pPr>
        <w:pStyle w:val="ListParagraph"/>
        <w:numPr>
          <w:ilvl w:val="1"/>
          <w:numId w:val="9"/>
        </w:numPr>
        <w:spacing w:line="240" w:lineRule="auto"/>
        <w:jc w:val="left"/>
        <w:rPr>
          <w:rFonts w:cs="Times New Roman"/>
        </w:rPr>
      </w:pPr>
      <w:r w:rsidRPr="008B7841">
        <w:rPr>
          <w:rFonts w:cs="Times New Roman"/>
          <w:i/>
          <w:iCs/>
        </w:rPr>
        <w:t>Announced</w:t>
      </w:r>
      <w:r w:rsidRPr="008B7841">
        <w:rPr>
          <w:rFonts w:cs="Times New Roman"/>
        </w:rPr>
        <w:t xml:space="preserve"> and </w:t>
      </w:r>
      <w:r w:rsidRPr="008B7841">
        <w:rPr>
          <w:rFonts w:cs="Times New Roman"/>
          <w:i/>
          <w:iCs/>
        </w:rPr>
        <w:t>pre-constructed</w:t>
      </w:r>
      <w:r w:rsidRPr="008B7841">
        <w:rPr>
          <w:rFonts w:cs="Times New Roman"/>
        </w:rPr>
        <w:t xml:space="preserve"> fossil fuel power plants come online in the year disclosed (GEM or disclosure), or 5 years (i.e., 2029) if no information is available, which is our baseline assumption. </w:t>
      </w:r>
    </w:p>
    <w:p w14:paraId="73107107" w14:textId="0175E98D" w:rsidR="00BC22E9" w:rsidRPr="008B7841" w:rsidRDefault="00BC22E9" w:rsidP="00A50702">
      <w:pPr>
        <w:pStyle w:val="ListParagraph"/>
        <w:numPr>
          <w:ilvl w:val="1"/>
          <w:numId w:val="9"/>
        </w:numPr>
        <w:spacing w:line="240" w:lineRule="auto"/>
        <w:jc w:val="left"/>
        <w:rPr>
          <w:rFonts w:cs="Times New Roman"/>
        </w:rPr>
      </w:pPr>
      <w:r w:rsidRPr="008B7841">
        <w:rPr>
          <w:rFonts w:cs="Times New Roman"/>
          <w:i/>
          <w:iCs/>
        </w:rPr>
        <w:t>Announced</w:t>
      </w:r>
      <w:r w:rsidRPr="008B7841">
        <w:rPr>
          <w:rFonts w:cs="Times New Roman"/>
        </w:rPr>
        <w:t xml:space="preserve"> “low-carbon” power plants (renewables, nuclear, </w:t>
      </w:r>
      <w:r w:rsidR="007E25D6">
        <w:rPr>
          <w:rFonts w:cs="Times New Roman"/>
        </w:rPr>
        <w:t xml:space="preserve">and </w:t>
      </w:r>
      <w:r w:rsidRPr="008B7841">
        <w:rPr>
          <w:rFonts w:cs="Times New Roman"/>
        </w:rPr>
        <w:t xml:space="preserve">fossil fuels </w:t>
      </w:r>
      <w:r w:rsidR="007E25D6">
        <w:rPr>
          <w:rFonts w:cs="Times New Roman"/>
        </w:rPr>
        <w:t xml:space="preserve">+ </w:t>
      </w:r>
      <w:r w:rsidRPr="008B7841">
        <w:rPr>
          <w:rFonts w:cs="Times New Roman"/>
        </w:rPr>
        <w:t xml:space="preserve">CCS) are NOT taken into account.  </w:t>
      </w:r>
    </w:p>
    <w:p w14:paraId="58CD1E17" w14:textId="4832E97E" w:rsidR="00BC22E9" w:rsidRPr="008B7841" w:rsidRDefault="00BC22E9" w:rsidP="00A50702">
      <w:pPr>
        <w:pStyle w:val="ListParagraph"/>
        <w:numPr>
          <w:ilvl w:val="1"/>
          <w:numId w:val="9"/>
        </w:numPr>
        <w:spacing w:line="240" w:lineRule="auto"/>
        <w:jc w:val="left"/>
        <w:rPr>
          <w:rFonts w:cs="Times New Roman"/>
        </w:rPr>
      </w:pPr>
      <w:r w:rsidRPr="008B7841">
        <w:rPr>
          <w:rFonts w:cs="Times New Roman"/>
        </w:rPr>
        <w:t xml:space="preserve">Fossil fuel power plant phase-out </w:t>
      </w:r>
      <w:r w:rsidRPr="00EB09D9">
        <w:rPr>
          <w:rFonts w:cs="Times New Roman"/>
        </w:rPr>
        <w:t xml:space="preserve">announcements are </w:t>
      </w:r>
      <w:r w:rsidR="00816C65" w:rsidRPr="00EB09D9">
        <w:rPr>
          <w:rFonts w:cs="Times New Roman"/>
        </w:rPr>
        <w:t>not</w:t>
      </w:r>
      <w:r w:rsidRPr="00EB09D9">
        <w:rPr>
          <w:rFonts w:cs="Times New Roman"/>
        </w:rPr>
        <w:t xml:space="preserve"> taken into</w:t>
      </w:r>
      <w:r w:rsidRPr="008B7841">
        <w:rPr>
          <w:rFonts w:cs="Times New Roman"/>
        </w:rPr>
        <w:t xml:space="preserve"> account.</w:t>
      </w:r>
    </w:p>
    <w:p w14:paraId="50083EA2" w14:textId="59405401" w:rsidR="00BC22E9" w:rsidRPr="008B7841" w:rsidRDefault="00816C65" w:rsidP="00A50702">
      <w:pPr>
        <w:pStyle w:val="ListParagraph"/>
        <w:numPr>
          <w:ilvl w:val="0"/>
          <w:numId w:val="9"/>
        </w:numPr>
        <w:spacing w:line="240" w:lineRule="auto"/>
        <w:jc w:val="left"/>
        <w:rPr>
          <w:rFonts w:cs="Times New Roman"/>
        </w:rPr>
      </w:pPr>
      <w:r>
        <w:rPr>
          <w:rFonts w:cs="Times New Roman"/>
        </w:rPr>
        <w:t>Power plants listed in GEM as</w:t>
      </w:r>
      <w:r w:rsidR="00BC22E9" w:rsidRPr="008B7841">
        <w:rPr>
          <w:rFonts w:cs="Times New Roman"/>
        </w:rPr>
        <w:t xml:space="preserve"> </w:t>
      </w:r>
      <w:r w:rsidR="00BC22E9" w:rsidRPr="008B7841">
        <w:rPr>
          <w:rFonts w:cs="Times New Roman"/>
          <w:i/>
          <w:iCs/>
        </w:rPr>
        <w:t xml:space="preserve">cancelled, shelved, mothballed, </w:t>
      </w:r>
      <w:r w:rsidR="00BC22E9" w:rsidRPr="008B7841">
        <w:rPr>
          <w:rFonts w:cs="Times New Roman"/>
        </w:rPr>
        <w:t>and</w:t>
      </w:r>
      <w:r w:rsidR="00BC22E9" w:rsidRPr="008B7841">
        <w:rPr>
          <w:rFonts w:cs="Times New Roman"/>
          <w:i/>
          <w:iCs/>
        </w:rPr>
        <w:t xml:space="preserve"> retired</w:t>
      </w:r>
      <w:r w:rsidR="00BC22E9" w:rsidRPr="008B7841">
        <w:rPr>
          <w:rFonts w:cs="Times New Roman"/>
        </w:rPr>
        <w:t xml:space="preserve"> </w:t>
      </w:r>
      <w:r>
        <w:rPr>
          <w:rFonts w:cs="Times New Roman"/>
        </w:rPr>
        <w:t>were excluded from the analysis.</w:t>
      </w:r>
    </w:p>
    <w:p w14:paraId="4E2E3D53" w14:textId="77777777" w:rsidR="00BC22E9" w:rsidRDefault="00BC22E9" w:rsidP="00E66F58">
      <w:pPr>
        <w:ind w:firstLine="0"/>
      </w:pPr>
    </w:p>
    <w:p w14:paraId="540C1C20" w14:textId="4B114B9A" w:rsidR="0019155A" w:rsidRPr="0019155A" w:rsidRDefault="001C7604" w:rsidP="0019155A">
      <w:pPr>
        <w:pStyle w:val="Heading3"/>
        <w:ind w:firstLine="0"/>
        <w:rPr>
          <w:b w:val="0"/>
        </w:rPr>
      </w:pPr>
      <w:r w:rsidRPr="003816F1">
        <w:t xml:space="preserve">Transition plan (TP) scenario </w:t>
      </w:r>
    </w:p>
    <w:p w14:paraId="61A68EBA" w14:textId="77777777" w:rsidR="0019155A" w:rsidRDefault="0019155A" w:rsidP="001C7604">
      <w:pPr>
        <w:ind w:firstLine="0"/>
      </w:pPr>
    </w:p>
    <w:p w14:paraId="5B25D403" w14:textId="26D523AA" w:rsidR="0076775A" w:rsidRDefault="00BC22E9" w:rsidP="001C7604">
      <w:pPr>
        <w:ind w:firstLine="0"/>
      </w:pPr>
      <w:r w:rsidRPr="00BC22E9">
        <w:rPr>
          <w:i/>
          <w:iCs/>
        </w:rPr>
        <w:t>Steel.</w:t>
      </w:r>
      <w:r>
        <w:t xml:space="preserve"> </w:t>
      </w:r>
      <w:r w:rsidR="0076775A">
        <w:t>Under the TP scenario, we made highly optimistic assumptions about if and how steel companies will put their disclosed transition plans into practice to reduce direct CO</w:t>
      </w:r>
      <w:r w:rsidR="0076775A" w:rsidRPr="00497AB9">
        <w:rPr>
          <w:vertAlign w:val="subscript"/>
        </w:rPr>
        <w:t>2</w:t>
      </w:r>
      <w:r w:rsidR="0076775A">
        <w:t xml:space="preserve"> emissions resulting from the operation of their asset base going forward. We account</w:t>
      </w:r>
      <w:r w:rsidR="00BE2A1E">
        <w:t>ed for</w:t>
      </w:r>
      <w:r w:rsidR="0076775A">
        <w:t xml:space="preserve"> all </w:t>
      </w:r>
      <w:r w:rsidR="0028486E">
        <w:t>specific</w:t>
      </w:r>
      <w:r w:rsidR="00EF61FD">
        <w:t xml:space="preserve"> information on </w:t>
      </w:r>
      <w:r w:rsidR="00EF61FD" w:rsidRPr="0076775A">
        <w:rPr>
          <w:i/>
          <w:iCs/>
        </w:rPr>
        <w:t>asset-specific</w:t>
      </w:r>
      <w:r w:rsidR="00EF61FD">
        <w:t xml:space="preserve"> transition planning </w:t>
      </w:r>
      <w:r w:rsidR="0076775A">
        <w:t>made available by</w:t>
      </w:r>
      <w:r w:rsidR="00EF61FD">
        <w:t xml:space="preserve"> GEM</w:t>
      </w:r>
      <w:r w:rsidR="0076775A">
        <w:t xml:space="preserve">, GST </w:t>
      </w:r>
      <w:r w:rsidR="00EF61FD">
        <w:t xml:space="preserve">and </w:t>
      </w:r>
      <w:r w:rsidR="0076775A">
        <w:t xml:space="preserve">corporate </w:t>
      </w:r>
      <w:r w:rsidR="00EF61FD">
        <w:t>disclosure</w:t>
      </w:r>
      <w:r w:rsidR="00352F2A">
        <w:t xml:space="preserve"> including technology changes from high emitting BF-BOF based steel production to less carbon intensive production technologies</w:t>
      </w:r>
      <w:r w:rsidR="00641C8E">
        <w:t xml:space="preserve"> (see below). As for production technology replacements to decarbonize crude steel production, we modelled the substitution of integrated steel mills (BF-BOF) with mini-mills (scarp-EAF) as well as the replacement of BF with DRI and BOF with EAF units. We also modelled the introduction of green hydrogen </w:t>
      </w:r>
      <w:r w:rsidR="00641C8E" w:rsidRPr="00A64E1C">
        <w:t>based DRI-EAF (</w:t>
      </w:r>
      <w:r w:rsidR="00641C8E">
        <w:t xml:space="preserve">green </w:t>
      </w:r>
      <w:r w:rsidR="00641C8E" w:rsidRPr="00A64E1C">
        <w:t xml:space="preserve">H2-DRI-EAF) by assuming availability of green </w:t>
      </w:r>
      <w:r w:rsidR="00641C8E">
        <w:t>hydrogen supply</w:t>
      </w:r>
      <w:r w:rsidR="00641C8E" w:rsidRPr="00A64E1C">
        <w:t xml:space="preserve"> at commercial scale by 2030.</w:t>
      </w:r>
      <w:r w:rsidR="00641C8E" w:rsidRPr="00A64E1C">
        <w:fldChar w:fldCharType="begin" w:fldLock="1"/>
      </w:r>
      <w:r w:rsidR="006203E8">
        <w:instrText>ADDIN CSL_CITATION {"citationItems":[{"id":"ITEM-1","itemData":{"author":[{"dropping-particle":"","family":"IEA","given":"","non-dropping-particle":"","parse-names":false,"suffix":""}],"id":"ITEM-1","issued":{"date-parts":[["2021"]]},"publisher-place":"Paris, France","title":"Net Zero by 2050: A Roadmap for the Global Energy Sector","type":"report"},"uris":["http://www.mendeley.com/documents/?uuid=3d99ff0d-7d52-44de-b5ee-a07da2e01c6d"]}],"mendeley":{"formattedCitation":"&lt;sup&gt;49&lt;/sup&gt;","plainTextFormattedCitation":"49","previouslyFormattedCitation":"&lt;sup&gt;48&lt;/sup&gt;"},"properties":{"noteIndex":0},"schema":"https://github.com/citation-style-language/schema/raw/master/csl-citation.json"}</w:instrText>
      </w:r>
      <w:r w:rsidR="00641C8E" w:rsidRPr="00A64E1C">
        <w:fldChar w:fldCharType="separate"/>
      </w:r>
      <w:r w:rsidR="006203E8" w:rsidRPr="006203E8">
        <w:rPr>
          <w:noProof/>
          <w:vertAlign w:val="superscript"/>
        </w:rPr>
        <w:t>49</w:t>
      </w:r>
      <w:r w:rsidR="00641C8E" w:rsidRPr="00A64E1C">
        <w:fldChar w:fldCharType="end"/>
      </w:r>
      <w:r w:rsidR="00641C8E">
        <w:t xml:space="preserve">  </w:t>
      </w:r>
      <w:r w:rsidR="0019155A">
        <w:t>We excluded CCS and CCUS from the analysis given the insignificant role and highly uncertain prospects of this technology in the steel sector.</w:t>
      </w:r>
      <w:r w:rsidR="0019155A">
        <w:fldChar w:fldCharType="begin" w:fldLock="1"/>
      </w:r>
      <w:r w:rsidR="006203E8">
        <w:instrText>ADDIN CSL_CITATION {"citationItems":[{"id":"ITEM-1","itemData":{"author":[{"dropping-particle":"","family":"Nicholas","given":"Simon","non-dropping-particle":"","parse-names":false,"suffix":""},{"dropping-particle":"","family":"Basirat","given":"Soroush","non-dropping-particle":"","parse-names":false,"suffix":""}],"id":"ITEM-1","issued":{"date-parts":[["2024"]]},"title":"Carbon capture for steel?","type":"report"},"uris":["http://www.mendeley.com/documents/?uuid=98f58f18-8dec-4b3a-9d31-d9503135b0ef"]}],"mendeley":{"formattedCitation":"&lt;sup&gt;36&lt;/sup&gt;","plainTextFormattedCitation":"36","previouslyFormattedCitation":"&lt;sup&gt;35&lt;/sup&gt;"},"properties":{"noteIndex":0},"schema":"https://github.com/citation-style-language/schema/raw/master/csl-citation.json"}</w:instrText>
      </w:r>
      <w:r w:rsidR="0019155A">
        <w:fldChar w:fldCharType="separate"/>
      </w:r>
      <w:r w:rsidR="006203E8" w:rsidRPr="006203E8">
        <w:rPr>
          <w:noProof/>
          <w:vertAlign w:val="superscript"/>
        </w:rPr>
        <w:t>36</w:t>
      </w:r>
      <w:r w:rsidR="0019155A">
        <w:fldChar w:fldCharType="end"/>
      </w:r>
      <w:r w:rsidR="0019155A">
        <w:t xml:space="preserve"> </w:t>
      </w:r>
      <w:r w:rsidR="00641C8E">
        <w:t>The impact of production technology replacements on corporate-level direct CO</w:t>
      </w:r>
      <w:r w:rsidR="00641C8E" w:rsidRPr="00721C7C">
        <w:rPr>
          <w:vertAlign w:val="subscript"/>
        </w:rPr>
        <w:t>2</w:t>
      </w:r>
      <w:r w:rsidR="00641C8E">
        <w:t xml:space="preserve"> emissions is taken into account via production technology specific emission factors (EF) (see below). </w:t>
      </w:r>
      <w:r w:rsidR="00352F2A">
        <w:t xml:space="preserve">We also took into account </w:t>
      </w:r>
      <w:r w:rsidR="00641C8E">
        <w:t xml:space="preserve">specific company-wide technology change and phase-out plans (e.g., phase-out of all BF production capacity by 2040) </w:t>
      </w:r>
      <w:r w:rsidR="0076775A">
        <w:t>but did not</w:t>
      </w:r>
      <w:r w:rsidR="00EF61FD">
        <w:t xml:space="preserve"> </w:t>
      </w:r>
      <w:r w:rsidR="0076775A">
        <w:t>incorporate</w:t>
      </w:r>
      <w:r w:rsidR="00EF61FD">
        <w:t xml:space="preserve"> </w:t>
      </w:r>
      <w:r w:rsidR="002B6214">
        <w:t xml:space="preserve">transition plan information on aggregated company-wide steel operations without reference to individual plants </w:t>
      </w:r>
      <w:r w:rsidR="00352F2A">
        <w:t>or</w:t>
      </w:r>
      <w:r w:rsidR="00641C8E">
        <w:t xml:space="preserve"> production technologies (on the operationalization of these principles for the modelling of all steel sample companies see </w:t>
      </w:r>
      <w:r w:rsidR="00641C8E" w:rsidRPr="00641C8E">
        <w:rPr>
          <w:i/>
          <w:iCs/>
        </w:rPr>
        <w:t>Supplementary information</w:t>
      </w:r>
      <w:r w:rsidR="00641C8E">
        <w:t xml:space="preserve">). </w:t>
      </w:r>
      <w:r w:rsidR="0076775A">
        <w:t>Further, w</w:t>
      </w:r>
      <w:r w:rsidR="00EF61FD">
        <w:t xml:space="preserve">e </w:t>
      </w:r>
      <w:r w:rsidR="002B6214">
        <w:t xml:space="preserve">assumed that </w:t>
      </w:r>
      <w:r w:rsidR="00EF61FD">
        <w:t xml:space="preserve">concrete </w:t>
      </w:r>
      <w:r w:rsidR="0085527B">
        <w:t xml:space="preserve">disclosed </w:t>
      </w:r>
      <w:r w:rsidR="00EF61FD" w:rsidRPr="0076775A">
        <w:t>information on asset-specific transition</w:t>
      </w:r>
      <w:r w:rsidR="00EF61FD">
        <w:t xml:space="preserve"> planning </w:t>
      </w:r>
      <w:r w:rsidR="002B6214">
        <w:t>is fully implement by companies as disclosed</w:t>
      </w:r>
      <w:r w:rsidR="00EF61FD">
        <w:t xml:space="preserve">, which </w:t>
      </w:r>
      <w:r w:rsidR="00EF61FD" w:rsidRPr="00EB09D9">
        <w:t xml:space="preserve">is optimistic </w:t>
      </w:r>
      <w:r w:rsidR="0085527B" w:rsidRPr="00EB09D9">
        <w:t xml:space="preserve">given </w:t>
      </w:r>
      <w:r w:rsidR="00EF61FD" w:rsidRPr="00EB09D9">
        <w:t>the historical track record of the industry</w:t>
      </w:r>
      <w:r w:rsidR="002B6214" w:rsidRPr="00EB09D9">
        <w:t xml:space="preserve"> to roll </w:t>
      </w:r>
      <w:r w:rsidR="002B6214" w:rsidRPr="00826483">
        <w:t>back decarbonization promises</w:t>
      </w:r>
      <w:r w:rsidR="00826483" w:rsidRPr="00826483">
        <w:fldChar w:fldCharType="begin" w:fldLock="1"/>
      </w:r>
      <w:r w:rsidR="006203E8">
        <w:instrText>ADDIN CSL_CITATION {"citationItems":[{"id":"ITEM-1","itemData":{"author":[{"dropping-particle":"","family":"Ashley","given":"Caroline","non-dropping-particle":"","parse-names":false,"suffix":""}],"container-title":"SteelWatch","id":"ITEM-1","issued":{"date-parts":[["2024","4","16"]]},"title":"ArcelorMittal’s backtracking dirties its shiny claims","type":"article-newspaper"},"uris":["http://www.mendeley.com/documents/?uuid=55ceeca1-c9c0-4cad-ad38-cb81062ee189"]}],"mendeley":{"formattedCitation":"&lt;sup&gt;50&lt;/sup&gt;","plainTextFormattedCitation":"50","previouslyFormattedCitation":"&lt;sup&gt;49&lt;/sup&gt;"},"properties":{"noteIndex":0},"schema":"https://github.com/citation-style-language/schema/raw/master/csl-citation.json"}</w:instrText>
      </w:r>
      <w:r w:rsidR="00826483" w:rsidRPr="00826483">
        <w:fldChar w:fldCharType="separate"/>
      </w:r>
      <w:r w:rsidR="006203E8" w:rsidRPr="006203E8">
        <w:rPr>
          <w:noProof/>
          <w:vertAlign w:val="superscript"/>
        </w:rPr>
        <w:t>50</w:t>
      </w:r>
      <w:r w:rsidR="00826483" w:rsidRPr="00826483">
        <w:fldChar w:fldCharType="end"/>
      </w:r>
      <w:r w:rsidR="00EB09D9" w:rsidRPr="00826483">
        <w:t xml:space="preserve"> (see also the case of ArcelorMittal Spain in the </w:t>
      </w:r>
      <w:r w:rsidR="00EB09D9" w:rsidRPr="00826483">
        <w:rPr>
          <w:i/>
          <w:iCs/>
        </w:rPr>
        <w:t xml:space="preserve">Supplementary </w:t>
      </w:r>
      <w:r w:rsidR="00AD1FCE">
        <w:rPr>
          <w:i/>
          <w:iCs/>
        </w:rPr>
        <w:t>Information</w:t>
      </w:r>
      <w:r w:rsidR="00EB09D9" w:rsidRPr="00826483">
        <w:t>)</w:t>
      </w:r>
      <w:r w:rsidR="001B4F69" w:rsidRPr="00826483">
        <w:t>.</w:t>
      </w:r>
      <w:r w:rsidR="001B4F69" w:rsidRPr="00EB09D9">
        <w:t xml:space="preserve"> </w:t>
      </w:r>
      <w:r w:rsidR="00F9485C" w:rsidRPr="00EB09D9">
        <w:t>We</w:t>
      </w:r>
      <w:r w:rsidR="00F9485C">
        <w:t xml:space="preserve"> make the following assumptions based on the plant status for modelling </w:t>
      </w:r>
      <w:r w:rsidR="002B6214">
        <w:t xml:space="preserve">annual </w:t>
      </w:r>
      <w:r w:rsidR="00F9485C">
        <w:t>crude steel production capacity by production route</w:t>
      </w:r>
      <w:r w:rsidR="002B6214">
        <w:t xml:space="preserve"> for 2020-2050</w:t>
      </w:r>
      <w:r w:rsidR="00F9485C">
        <w:t>:</w:t>
      </w:r>
    </w:p>
    <w:p w14:paraId="64BCF612" w14:textId="77777777" w:rsidR="00F9485C" w:rsidRPr="00955AAA" w:rsidRDefault="00F9485C" w:rsidP="001C7604">
      <w:pPr>
        <w:ind w:firstLine="0"/>
      </w:pPr>
    </w:p>
    <w:p w14:paraId="7BCDD01A" w14:textId="27F00A65" w:rsidR="00CD228D" w:rsidRDefault="00CD228D" w:rsidP="00A50702">
      <w:pPr>
        <w:pStyle w:val="ListParagraph"/>
        <w:numPr>
          <w:ilvl w:val="0"/>
          <w:numId w:val="2"/>
        </w:numPr>
      </w:pPr>
      <w:r>
        <w:lastRenderedPageBreak/>
        <w:t>If no</w:t>
      </w:r>
      <w:r w:rsidR="00F9485C">
        <w:t xml:space="preserve"> relevant</w:t>
      </w:r>
      <w:r>
        <w:t xml:space="preserve"> TP information on </w:t>
      </w:r>
      <w:r w:rsidR="00F9485C">
        <w:t xml:space="preserve">production </w:t>
      </w:r>
      <w:r>
        <w:t xml:space="preserve">technology upgrades or phase-outs </w:t>
      </w:r>
      <w:r w:rsidR="00F9485C">
        <w:t xml:space="preserve">at unit or plant level </w:t>
      </w:r>
      <w:r>
        <w:t>is disclosed</w:t>
      </w:r>
      <w:r w:rsidR="00952C15">
        <w:t xml:space="preserve"> (</w:t>
      </w:r>
      <w:r w:rsidR="00F9485C">
        <w:t xml:space="preserve">by </w:t>
      </w:r>
      <w:r w:rsidR="00952C15">
        <w:t>GEM</w:t>
      </w:r>
      <w:r w:rsidR="00F9485C">
        <w:t xml:space="preserve">, </w:t>
      </w:r>
      <w:r w:rsidR="00296008">
        <w:t>GST,</w:t>
      </w:r>
      <w:r w:rsidR="00952C15">
        <w:t xml:space="preserve"> or </w:t>
      </w:r>
      <w:r w:rsidR="00F9485C">
        <w:t xml:space="preserve">corporate </w:t>
      </w:r>
      <w:r w:rsidR="00952C15">
        <w:t>disclosure)</w:t>
      </w:r>
      <w:r>
        <w:t xml:space="preserve">, </w:t>
      </w:r>
      <w:r w:rsidR="00952C15">
        <w:t xml:space="preserve">currently </w:t>
      </w:r>
      <w:r w:rsidR="00952C15" w:rsidRPr="00952C15">
        <w:rPr>
          <w:i/>
          <w:iCs/>
        </w:rPr>
        <w:t>operating</w:t>
      </w:r>
      <w:r w:rsidR="00952C15">
        <w:t xml:space="preserve"> </w:t>
      </w:r>
      <w:r>
        <w:t>BF</w:t>
      </w:r>
      <w:r w:rsidR="00F9485C">
        <w:t xml:space="preserve"> are</w:t>
      </w:r>
      <w:r>
        <w:t xml:space="preserve"> relined at the end of economic lifetime until 2050.</w:t>
      </w:r>
    </w:p>
    <w:p w14:paraId="3976979C" w14:textId="77777777" w:rsidR="00F9485C" w:rsidRDefault="00F9485C" w:rsidP="00A50702">
      <w:pPr>
        <w:pStyle w:val="ListParagraph"/>
        <w:numPr>
          <w:ilvl w:val="0"/>
          <w:numId w:val="2"/>
        </w:numPr>
      </w:pPr>
      <w:r>
        <w:t xml:space="preserve">Plants and units </w:t>
      </w:r>
      <w:r w:rsidRPr="00AB2C09">
        <w:rPr>
          <w:i/>
          <w:iCs/>
        </w:rPr>
        <w:t>under construction</w:t>
      </w:r>
      <w:r>
        <w:t xml:space="preserve"> come online at the start year (if available either in GEM datasets or in corporate disclosure), or in three years (i.e., 2027) irrespective of production technology. </w:t>
      </w:r>
    </w:p>
    <w:p w14:paraId="1B59D4D2" w14:textId="7945197C" w:rsidR="00CD35AA" w:rsidRDefault="00CD35AA" w:rsidP="00A50702">
      <w:pPr>
        <w:pStyle w:val="ListParagraph"/>
        <w:numPr>
          <w:ilvl w:val="0"/>
          <w:numId w:val="2"/>
        </w:numPr>
      </w:pPr>
      <w:r w:rsidRPr="00AB2C09">
        <w:rPr>
          <w:i/>
          <w:iCs/>
        </w:rPr>
        <w:t>Announced</w:t>
      </w:r>
      <w:r>
        <w:t xml:space="preserve"> plants</w:t>
      </w:r>
      <w:r w:rsidR="001B6C06">
        <w:t xml:space="preserve"> (and plant phase-outs)</w:t>
      </w:r>
      <w:r>
        <w:t xml:space="preserve">: </w:t>
      </w:r>
    </w:p>
    <w:p w14:paraId="7F7E7BB3" w14:textId="28847B05" w:rsidR="00296008" w:rsidRDefault="00296008" w:rsidP="00A50702">
      <w:pPr>
        <w:pStyle w:val="ListParagraph"/>
        <w:numPr>
          <w:ilvl w:val="1"/>
          <w:numId w:val="2"/>
        </w:numPr>
      </w:pPr>
      <w:r>
        <w:t>Announced BF units become operation able in the start year disclosed (as per GEM or corporate disclosure), or in five years</w:t>
      </w:r>
      <w:r w:rsidR="005A7BA7">
        <w:t xml:space="preserve"> from the year it was announced</w:t>
      </w:r>
      <w:r>
        <w:t xml:space="preserve"> (i.e., 2029</w:t>
      </w:r>
      <w:r w:rsidR="005A7BA7">
        <w:t xml:space="preserve"> if announced in 2024</w:t>
      </w:r>
      <w:r>
        <w:t xml:space="preserve">). </w:t>
      </w:r>
    </w:p>
    <w:p w14:paraId="2AF6CDC7" w14:textId="00D712FD" w:rsidR="00296008" w:rsidRDefault="00296008" w:rsidP="00A50702">
      <w:pPr>
        <w:pStyle w:val="ListParagraph"/>
        <w:numPr>
          <w:ilvl w:val="1"/>
          <w:numId w:val="2"/>
        </w:numPr>
      </w:pPr>
      <w:r>
        <w:t xml:space="preserve">Announced “low-carbon” production units and plants including scrap-EAF, DRI-BOF or DRI-EAF come online in at the year disclosed (GEM or disclosure) or in five years </w:t>
      </w:r>
      <w:r w:rsidR="00F07E20">
        <w:t>from the year it was announced (i.e., 2029 if announced in 2024).</w:t>
      </w:r>
    </w:p>
    <w:p w14:paraId="7C561A33" w14:textId="39E6958D" w:rsidR="00CD35AA" w:rsidRDefault="00296008" w:rsidP="00A50702">
      <w:pPr>
        <w:pStyle w:val="ListParagraph"/>
        <w:numPr>
          <w:ilvl w:val="1"/>
          <w:numId w:val="2"/>
        </w:numPr>
      </w:pPr>
      <w:r>
        <w:t xml:space="preserve">Phase-out announcements of BF units are taken into account. </w:t>
      </w:r>
    </w:p>
    <w:p w14:paraId="5B4C3FCD" w14:textId="77777777" w:rsidR="00641C8E" w:rsidRDefault="00641C8E" w:rsidP="00B61910">
      <w:pPr>
        <w:ind w:firstLine="0"/>
      </w:pPr>
    </w:p>
    <w:p w14:paraId="7F7543B0" w14:textId="78A4349B" w:rsidR="00BC22E9" w:rsidRPr="008B7841" w:rsidRDefault="00BC22E9" w:rsidP="00BC22E9">
      <w:pPr>
        <w:ind w:firstLine="0"/>
        <w:rPr>
          <w:b/>
          <w:bCs/>
        </w:rPr>
      </w:pPr>
      <w:r w:rsidRPr="008B7841">
        <w:rPr>
          <w:i/>
          <w:iCs/>
        </w:rPr>
        <w:t>Power.</w:t>
      </w:r>
      <w:r w:rsidRPr="008B7841">
        <w:t xml:space="preserve"> Under the TP scenario, we made highly optimistic assumptions about if and how </w:t>
      </w:r>
      <w:r w:rsidRPr="008B7841">
        <w:rPr>
          <w:rFonts w:hint="eastAsia"/>
          <w:lang w:eastAsia="zh-CN"/>
        </w:rPr>
        <w:t>power</w:t>
      </w:r>
      <w:r w:rsidRPr="008B7841">
        <w:t xml:space="preserve"> companies will put their disclosed transition plans into practice to reduce direct CO2 emissions resulting from the operation of their asset base going forward. We took into account all concrete </w:t>
      </w:r>
      <w:r w:rsidRPr="00BF73E8">
        <w:t xml:space="preserve">information on </w:t>
      </w:r>
      <w:r w:rsidRPr="00BF73E8">
        <w:rPr>
          <w:i/>
          <w:iCs/>
        </w:rPr>
        <w:t>fuel-specific</w:t>
      </w:r>
      <w:r w:rsidRPr="00BF73E8">
        <w:t xml:space="preserve"> transition planning made available by GEM and corporate disclosure but did not incorporate transition plan information on company-wide climate targets or net zero goals without </w:t>
      </w:r>
      <w:r w:rsidRPr="00BF73E8">
        <w:rPr>
          <w:i/>
          <w:iCs/>
        </w:rPr>
        <w:t xml:space="preserve">year-specific </w:t>
      </w:r>
      <w:r w:rsidRPr="00BF73E8">
        <w:t>phase</w:t>
      </w:r>
      <w:r w:rsidRPr="008B7841">
        <w:t>-out plans. Further, we assumed that concrete disclosed information on asset-specific transition planning is fully implemented by companies as disclosed, which is optimistic given the historical track record of the industry to roll back decarbonization promises. For instance, if a company claimed to reduce its scope 1 carbon emissions by 50% by 2030 and achieve net zero by 2050, we did not take this claim into account; if a company committed to replace all coal power plants with liquefied natural gas (LNG) by 2030 and phase out all gas by 2045, we would take it into account.</w:t>
      </w:r>
    </w:p>
    <w:p w14:paraId="50B2A143" w14:textId="77777777" w:rsidR="00BC22E9" w:rsidRPr="008B7841" w:rsidRDefault="00BC22E9" w:rsidP="00BC22E9">
      <w:pPr>
        <w:ind w:firstLine="0"/>
        <w:rPr>
          <w:lang w:eastAsia="zh-CN"/>
        </w:rPr>
      </w:pPr>
    </w:p>
    <w:p w14:paraId="6FE15796" w14:textId="77777777" w:rsidR="00BC22E9" w:rsidRPr="008B7841" w:rsidRDefault="00BC22E9" w:rsidP="00BC22E9">
      <w:pPr>
        <w:ind w:firstLine="0"/>
      </w:pPr>
      <w:r w:rsidRPr="008B7841">
        <w:t>We make the following assumptions based on the plant status for modelling annual electricity power production capacity by production route for 2020-2050:</w:t>
      </w:r>
    </w:p>
    <w:p w14:paraId="32EA03F0" w14:textId="77777777" w:rsidR="00BC22E9" w:rsidRPr="008B7841" w:rsidRDefault="00BC22E9" w:rsidP="00A50702">
      <w:pPr>
        <w:pStyle w:val="ListParagraph"/>
        <w:numPr>
          <w:ilvl w:val="0"/>
          <w:numId w:val="10"/>
        </w:numPr>
        <w:spacing w:line="240" w:lineRule="auto"/>
        <w:jc w:val="left"/>
        <w:rPr>
          <w:rFonts w:cs="Times New Roman"/>
        </w:rPr>
      </w:pPr>
      <w:r w:rsidRPr="008B7841">
        <w:rPr>
          <w:rFonts w:cs="Times New Roman"/>
        </w:rPr>
        <w:t xml:space="preserve">If no TP information on technology upgrades or phase-outs is disclosed (GEM or disclosure), currently </w:t>
      </w:r>
      <w:r w:rsidRPr="008B7841">
        <w:rPr>
          <w:rFonts w:cs="Times New Roman"/>
          <w:i/>
          <w:iCs/>
        </w:rPr>
        <w:t>operating</w:t>
      </w:r>
      <w:r w:rsidRPr="008B7841">
        <w:rPr>
          <w:rFonts w:cs="Times New Roman"/>
        </w:rPr>
        <w:t xml:space="preserve"> fossil fuel power plants are relined at the end of economic lifetime until 2050.</w:t>
      </w:r>
    </w:p>
    <w:p w14:paraId="56A5DE23" w14:textId="77777777" w:rsidR="00BC22E9" w:rsidRPr="008B7841" w:rsidRDefault="00BC22E9" w:rsidP="00A50702">
      <w:pPr>
        <w:pStyle w:val="ListParagraph"/>
        <w:numPr>
          <w:ilvl w:val="0"/>
          <w:numId w:val="10"/>
        </w:numPr>
        <w:spacing w:line="240" w:lineRule="auto"/>
        <w:jc w:val="left"/>
        <w:rPr>
          <w:rFonts w:cs="Times New Roman"/>
        </w:rPr>
      </w:pPr>
      <w:r w:rsidRPr="008B7841">
        <w:rPr>
          <w:rFonts w:cs="Times New Roman"/>
        </w:rPr>
        <w:t xml:space="preserve">Plants </w:t>
      </w:r>
      <w:r w:rsidRPr="008B7841">
        <w:rPr>
          <w:rFonts w:cs="Times New Roman"/>
          <w:i/>
          <w:iCs/>
        </w:rPr>
        <w:t>under construction</w:t>
      </w:r>
      <w:r w:rsidRPr="008B7841">
        <w:rPr>
          <w:rFonts w:cs="Times New Roman"/>
        </w:rPr>
        <w:t xml:space="preserve"> (irrespective of production technology) come online at the year disclosed (GEM or disclosure), or if no information is available, then in 3 years (i.e., 2027), which is our baseline assumption. </w:t>
      </w:r>
    </w:p>
    <w:p w14:paraId="3447B749" w14:textId="77777777" w:rsidR="00BC22E9" w:rsidRPr="008B7841" w:rsidRDefault="00BC22E9" w:rsidP="00A50702">
      <w:pPr>
        <w:pStyle w:val="ListParagraph"/>
        <w:numPr>
          <w:ilvl w:val="1"/>
          <w:numId w:val="10"/>
        </w:numPr>
        <w:spacing w:line="240" w:lineRule="auto"/>
        <w:jc w:val="left"/>
        <w:rPr>
          <w:rFonts w:cs="Times New Roman"/>
        </w:rPr>
      </w:pPr>
      <w:r w:rsidRPr="008B7841">
        <w:rPr>
          <w:rFonts w:cs="Times New Roman"/>
        </w:rPr>
        <w:t xml:space="preserve">Newly built fossil fuel power plants will be relined as well until 2050. </w:t>
      </w:r>
    </w:p>
    <w:p w14:paraId="3E4F4BCE" w14:textId="77777777" w:rsidR="00BC22E9" w:rsidRPr="008B7841" w:rsidRDefault="00BC22E9" w:rsidP="00A50702">
      <w:pPr>
        <w:pStyle w:val="ListParagraph"/>
        <w:numPr>
          <w:ilvl w:val="0"/>
          <w:numId w:val="10"/>
        </w:numPr>
        <w:spacing w:line="240" w:lineRule="auto"/>
        <w:jc w:val="left"/>
        <w:rPr>
          <w:rFonts w:cs="Times New Roman"/>
        </w:rPr>
      </w:pPr>
      <w:r w:rsidRPr="008B7841">
        <w:rPr>
          <w:rFonts w:cs="Times New Roman"/>
          <w:i/>
          <w:iCs/>
        </w:rPr>
        <w:t xml:space="preserve">Announced, pre-constructed </w:t>
      </w:r>
      <w:r w:rsidRPr="008B7841">
        <w:rPr>
          <w:rFonts w:cs="Times New Roman"/>
        </w:rPr>
        <w:t xml:space="preserve">plants: </w:t>
      </w:r>
    </w:p>
    <w:p w14:paraId="031BE0FA" w14:textId="77777777" w:rsidR="00BC22E9" w:rsidRPr="008B7841" w:rsidRDefault="00BC22E9" w:rsidP="00A50702">
      <w:pPr>
        <w:pStyle w:val="ListParagraph"/>
        <w:numPr>
          <w:ilvl w:val="1"/>
          <w:numId w:val="10"/>
        </w:numPr>
        <w:spacing w:line="240" w:lineRule="auto"/>
        <w:jc w:val="left"/>
        <w:rPr>
          <w:rFonts w:cs="Times New Roman"/>
        </w:rPr>
      </w:pPr>
      <w:r w:rsidRPr="008B7841">
        <w:rPr>
          <w:rFonts w:cs="Times New Roman"/>
        </w:rPr>
        <w:t xml:space="preserve">Announced fossil fuel power plants come online in the year disclosed (GEM or disclosure), or 5 years (i.e., 2029), which is our baseline assumption. </w:t>
      </w:r>
    </w:p>
    <w:p w14:paraId="5F9280B4" w14:textId="553B441F" w:rsidR="00BC22E9" w:rsidRPr="008B7841" w:rsidRDefault="00BC22E9" w:rsidP="00A50702">
      <w:pPr>
        <w:pStyle w:val="ListParagraph"/>
        <w:numPr>
          <w:ilvl w:val="1"/>
          <w:numId w:val="10"/>
        </w:numPr>
        <w:spacing w:line="240" w:lineRule="auto"/>
        <w:jc w:val="left"/>
        <w:rPr>
          <w:rFonts w:cs="Times New Roman"/>
        </w:rPr>
      </w:pPr>
      <w:r w:rsidRPr="008B7841">
        <w:rPr>
          <w:rFonts w:cs="Times New Roman"/>
        </w:rPr>
        <w:t>Announced “low-carbon” power plants (renewables</w:t>
      </w:r>
      <w:r w:rsidR="007E25D6">
        <w:rPr>
          <w:rFonts w:cs="Times New Roman"/>
        </w:rPr>
        <w:t xml:space="preserve"> and </w:t>
      </w:r>
      <w:r w:rsidRPr="008B7841">
        <w:rPr>
          <w:rFonts w:cs="Times New Roman"/>
        </w:rPr>
        <w:t>nuclear</w:t>
      </w:r>
      <w:r w:rsidR="007E25D6">
        <w:rPr>
          <w:rFonts w:cs="Times New Roman"/>
        </w:rPr>
        <w:t xml:space="preserve">) </w:t>
      </w:r>
      <w:r w:rsidRPr="008B7841">
        <w:rPr>
          <w:rFonts w:cs="Times New Roman"/>
        </w:rPr>
        <w:t xml:space="preserve">come online in the year disclosed (GEM or disclosure), or </w:t>
      </w:r>
      <w:r w:rsidR="007E25D6">
        <w:rPr>
          <w:rFonts w:cs="Times New Roman"/>
        </w:rPr>
        <w:t xml:space="preserve">in </w:t>
      </w:r>
      <w:r w:rsidRPr="008B7841">
        <w:rPr>
          <w:rFonts w:cs="Times New Roman"/>
        </w:rPr>
        <w:t>5 years (i.e., 2029), which is our baseline assumption.</w:t>
      </w:r>
    </w:p>
    <w:p w14:paraId="126067D7" w14:textId="77777777" w:rsidR="00BC22E9" w:rsidRPr="008B7841" w:rsidRDefault="00BC22E9" w:rsidP="00A50702">
      <w:pPr>
        <w:pStyle w:val="ListParagraph"/>
        <w:numPr>
          <w:ilvl w:val="0"/>
          <w:numId w:val="10"/>
        </w:numPr>
        <w:spacing w:line="240" w:lineRule="auto"/>
        <w:jc w:val="left"/>
        <w:rPr>
          <w:rFonts w:cs="Times New Roman"/>
        </w:rPr>
      </w:pPr>
      <w:r w:rsidRPr="008B7841">
        <w:rPr>
          <w:rFonts w:cs="Times New Roman"/>
        </w:rPr>
        <w:lastRenderedPageBreak/>
        <w:t>Fossil fuel power plant phase-out and replacement announcements disclosed (GEM or disclosure) are taken into account.</w:t>
      </w:r>
    </w:p>
    <w:p w14:paraId="177C638C" w14:textId="77777777" w:rsidR="00BC22E9" w:rsidRPr="008B7841" w:rsidRDefault="00BC22E9" w:rsidP="00A50702">
      <w:pPr>
        <w:pStyle w:val="ListParagraph"/>
        <w:numPr>
          <w:ilvl w:val="1"/>
          <w:numId w:val="10"/>
        </w:numPr>
        <w:spacing w:line="240" w:lineRule="auto"/>
        <w:jc w:val="left"/>
        <w:rPr>
          <w:rFonts w:cs="Times New Roman"/>
        </w:rPr>
      </w:pPr>
      <w:r w:rsidRPr="008B7841">
        <w:rPr>
          <w:rFonts w:cs="Times New Roman"/>
        </w:rPr>
        <w:t xml:space="preserve">Fossil fuel plants with disclosed retirement year in GEM or disclosure will be closed in the retirement year. </w:t>
      </w:r>
    </w:p>
    <w:p w14:paraId="1A03AD6E" w14:textId="7C5D29D3" w:rsidR="00BC22E9" w:rsidRPr="008B7841" w:rsidRDefault="00BC22E9" w:rsidP="00A50702">
      <w:pPr>
        <w:pStyle w:val="ListParagraph"/>
        <w:numPr>
          <w:ilvl w:val="1"/>
          <w:numId w:val="10"/>
        </w:numPr>
        <w:spacing w:line="240" w:lineRule="auto"/>
        <w:jc w:val="left"/>
        <w:rPr>
          <w:rFonts w:cs="Times New Roman"/>
        </w:rPr>
      </w:pPr>
      <w:r w:rsidRPr="008B7841">
        <w:rPr>
          <w:rFonts w:cs="Times New Roman"/>
        </w:rPr>
        <w:t xml:space="preserve">Fossil fuel plants that the company has announced to phase out but without any disclosed retirement year will be closed </w:t>
      </w:r>
      <w:r w:rsidR="00B24CBA" w:rsidRPr="008B7841">
        <w:rPr>
          <w:rFonts w:cs="Times New Roman"/>
        </w:rPr>
        <w:t xml:space="preserve">by the </w:t>
      </w:r>
      <w:r w:rsidRPr="008B7841">
        <w:rPr>
          <w:rFonts w:cs="Times New Roman"/>
        </w:rPr>
        <w:t xml:space="preserve">next </w:t>
      </w:r>
      <w:r w:rsidR="00B24CBA" w:rsidRPr="008B7841">
        <w:rPr>
          <w:rFonts w:cs="Times New Roman"/>
        </w:rPr>
        <w:t xml:space="preserve">reinvestment </w:t>
      </w:r>
      <w:r w:rsidRPr="008B7841">
        <w:rPr>
          <w:rFonts w:cs="Times New Roman"/>
        </w:rPr>
        <w:t>year</w:t>
      </w:r>
      <w:r w:rsidRPr="008B7841">
        <w:rPr>
          <w:rFonts w:cs="Times New Roman" w:hint="eastAsia"/>
          <w:lang w:eastAsia="zh-CN"/>
        </w:rPr>
        <w:t xml:space="preserve"> </w:t>
      </w:r>
      <w:r w:rsidR="00B24CBA" w:rsidRPr="008B7841">
        <w:rPr>
          <w:rFonts w:cs="Times New Roman"/>
          <w:lang w:eastAsia="zh-CN"/>
        </w:rPr>
        <w:t xml:space="preserve">if it </w:t>
      </w:r>
      <w:r w:rsidRPr="008B7841">
        <w:rPr>
          <w:rFonts w:cs="Times New Roman"/>
          <w:lang w:eastAsia="zh-CN"/>
        </w:rPr>
        <w:t xml:space="preserve">is </w:t>
      </w:r>
      <w:r w:rsidRPr="008B7841">
        <w:rPr>
          <w:rFonts w:cs="Times New Roman" w:hint="eastAsia"/>
          <w:lang w:eastAsia="zh-CN"/>
        </w:rPr>
        <w:t xml:space="preserve">before </w:t>
      </w:r>
      <w:r w:rsidRPr="008B7841">
        <w:rPr>
          <w:rFonts w:cs="Times New Roman"/>
          <w:lang w:eastAsia="zh-CN"/>
        </w:rPr>
        <w:t xml:space="preserve">the announced </w:t>
      </w:r>
      <w:r w:rsidRPr="008B7841">
        <w:rPr>
          <w:rFonts w:cs="Times New Roman"/>
        </w:rPr>
        <w:t>phase-out</w:t>
      </w:r>
      <w:r w:rsidRPr="008B7841">
        <w:rPr>
          <w:rFonts w:cs="Times New Roman"/>
          <w:lang w:eastAsia="zh-CN"/>
        </w:rPr>
        <w:t xml:space="preserve"> year</w:t>
      </w:r>
      <w:r w:rsidRPr="008B7841">
        <w:rPr>
          <w:rFonts w:cs="Times New Roman"/>
        </w:rPr>
        <w:t>.</w:t>
      </w:r>
      <w:r w:rsidR="00B24CBA" w:rsidRPr="008B7841">
        <w:rPr>
          <w:rFonts w:cs="Times New Roman"/>
        </w:rPr>
        <w:t xml:space="preserve"> If the next reinvestment year is after the announced phase-out year, we follow Tong et al.</w:t>
      </w:r>
      <w:r w:rsidR="00B24CBA" w:rsidRPr="008B7841">
        <w:rPr>
          <w:rFonts w:cs="Times New Roman"/>
        </w:rPr>
        <w:fldChar w:fldCharType="begin" w:fldLock="1"/>
      </w:r>
      <w:r w:rsidR="006203E8">
        <w:rPr>
          <w:rFonts w:cs="Times New Roman"/>
        </w:rPr>
        <w:instrText>ADDIN CSL_CITATION {"citationItems":[{"id":"ITEM-1","itemData":{"DOI":"10.1038/s41586-019-1364-3","ISSN":"14764687","PMID":"31261374","abstract":"Net anthropogenic emissions of carbon dioxide (CO2) must approach zero by mid-century (2050) in order to stabilize the global mean temperature at the level targeted by international efforts1–5. Yet continued expansion of fossil-fuel-burning energy infrastructure implies already ‘committed’ future CO2 emissions6–13. Here we use detailed datasets of existing fossil-fuel energy infrastructure in 2018 to estimate regional and sectoral patterns of committed CO2 emissions, the sensitivity of such emissions to assumed operating lifetimes and schedules, and the economic value of the associated infrastructure. We estimate that, if operated as historically, existing infrastructure will cumulatively emit about 658 gigatonnes of CO2 (with a range of 226 to 1,479 gigatonnes CO2, depending on the lifetimes and utilization rates assumed). More than half of these emissions are predicted to come from the electricity sector; infrastructure in China, the USA and the 28 member states of the European Union represents approximately 41 per cent, 9 per cent and 7 per cent of the total, respectively. If built, proposed power plants (planned, permitted or under construction) would emit roughly an extra 188 (range 37–427) gigatonnes CO2. Committed emissions from existing and proposed energy infrastructure (about 846 gigatonnes CO2) thus represent more than the entire carbon budget that remains if mean warming is to be limited to 1.5 degrees Celsius (°C) with a probability of 66 to 50 per cent (420–580 gigatonnes CO2)5, and perhaps two-thirds of the remaining carbon budget if mean warming is to be limited to less than 2 °C (1,170–1,500 gigatonnes CO2)5. The remaining carbon budget estimates are varied and nuanced14,15, and depend on the climate target and the availability of large-scale negative emissions16. Nevertheless, our estimates suggest that little or no new CO2-emitting infrastructure can be commissioned, and that existing infrastructure may need to be retired early (or be retrofitted with carbon capture and storage technology) in order to meet the Paris Agreement climate goals17. Given the asset value per tonne of committed emissions, we suggest that the most cost-effective premature infrastructure retirements will be in the electricity and industry sectors, if non-emitting alternatives are available and affordable4,18.","author":[{"dropping-particle":"","family":"Tong","given":"Dan","non-dropping-particle":"","parse-names":false,"suffix":""},{"dropping-particle":"","family":"Zhang","given":"Qiang","non-dropping-particle":"","parse-names":false,"suffix":""},{"dropping-particle":"","family":"Zheng","given":"Yixuan","non-dropping-particle":"","parse-names":false,"suffix":""},{"dropping-particle":"","family":"Caldeira","given":"Ken","non-dropping-particle":"","parse-names":false,"suffix":""},{"dropping-particle":"","family":"Shearer","given":"Christine","non-dropping-particle":"","parse-names":false,"suffix":""},{"dropping-particle":"","family":"Hong","given":"Chaopeng","non-dropping-particle":"","parse-names":false,"suffix":""},{"dropping-particle":"","family":"Qin","given":"Yue","non-dropping-particle":"","parse-names":false,"suffix":""},{"dropping-particle":"","family":"Davis","given":"Steven J.","non-dropping-particle":"","parse-names":false,"suffix":""}],"container-title":"Nature","id":"ITEM-1","issue":"7769","issued":{"date-parts":[["2019"]]},"page":"373-377","publisher":"Springer US","title":"Committed emissions from existing energy infrastructure jeopardize 1.5 °C climate target","type":"article-journal","volume":"572"},"uris":["http://www.mendeley.com/documents/?uuid=0ec61f4b-3e1c-49e3-8982-ab165028115a"]}],"mendeley":{"formattedCitation":"&lt;sup&gt;6&lt;/sup&gt;","plainTextFormattedCitation":"6","previouslyFormattedCitation":"&lt;sup&gt;5&lt;/sup&gt;"},"properties":{"noteIndex":0},"schema":"https://github.com/citation-style-language/schema/raw/master/csl-citation.json"}</w:instrText>
      </w:r>
      <w:r w:rsidR="00B24CBA" w:rsidRPr="008B7841">
        <w:rPr>
          <w:rFonts w:cs="Times New Roman"/>
        </w:rPr>
        <w:fldChar w:fldCharType="separate"/>
      </w:r>
      <w:r w:rsidR="006203E8" w:rsidRPr="006203E8">
        <w:rPr>
          <w:rFonts w:cs="Times New Roman"/>
          <w:noProof/>
          <w:vertAlign w:val="superscript"/>
        </w:rPr>
        <w:t>6</w:t>
      </w:r>
      <w:r w:rsidR="00B24CBA" w:rsidRPr="008B7841">
        <w:rPr>
          <w:rFonts w:cs="Times New Roman"/>
        </w:rPr>
        <w:fldChar w:fldCharType="end"/>
      </w:r>
      <w:r w:rsidR="00B24CBA" w:rsidRPr="008B7841">
        <w:rPr>
          <w:rFonts w:cs="Times New Roman"/>
        </w:rPr>
        <w:t xml:space="preserve"> and randomly selected a year in the five years prior to the announced phase out year for modelling plant closure to avoid a sudden drop in fossil fuel capacity in the phase out year.</w:t>
      </w:r>
    </w:p>
    <w:p w14:paraId="724AA3CD" w14:textId="01F99087" w:rsidR="00735C9D" w:rsidRPr="008B7841" w:rsidRDefault="00BC22E9" w:rsidP="00D418D3">
      <w:pPr>
        <w:pStyle w:val="ListParagraph"/>
        <w:numPr>
          <w:ilvl w:val="1"/>
          <w:numId w:val="10"/>
        </w:numPr>
        <w:spacing w:line="240" w:lineRule="auto"/>
        <w:jc w:val="left"/>
        <w:rPr>
          <w:rFonts w:cs="Times New Roman"/>
        </w:rPr>
      </w:pPr>
      <w:r w:rsidRPr="008B7841">
        <w:rPr>
          <w:rFonts w:cs="Times New Roman"/>
        </w:rPr>
        <w:t>The phase-out fossil fuel capacity will be fully substituted by whatever fuel type the companies announce or the same capacity of renewables if no fuel-specific announcement is made.</w:t>
      </w:r>
    </w:p>
    <w:p w14:paraId="330593FC" w14:textId="77777777" w:rsidR="00D418D3" w:rsidRPr="008B7841" w:rsidRDefault="00D418D3" w:rsidP="00D418D3">
      <w:pPr>
        <w:pStyle w:val="ListParagraph"/>
        <w:spacing w:line="240" w:lineRule="auto"/>
        <w:ind w:left="1440" w:firstLine="0"/>
        <w:jc w:val="left"/>
        <w:rPr>
          <w:rFonts w:cs="Times New Roman"/>
        </w:rPr>
      </w:pPr>
    </w:p>
    <w:p w14:paraId="23D2BEC8" w14:textId="65CC8657" w:rsidR="00C82AC5" w:rsidRDefault="00FA073F" w:rsidP="00300A1C">
      <w:pPr>
        <w:pStyle w:val="Heading2"/>
        <w:ind w:firstLine="0"/>
      </w:pPr>
      <w:r>
        <w:t>Estimating direct</w:t>
      </w:r>
      <w:r w:rsidR="009F793D" w:rsidRPr="00EE5023">
        <w:t xml:space="preserve"> </w:t>
      </w:r>
      <w:r w:rsidR="00CF579F">
        <w:t>CO</w:t>
      </w:r>
      <w:r w:rsidR="00CF579F" w:rsidRPr="00FA073F">
        <w:rPr>
          <w:vertAlign w:val="subscript"/>
        </w:rPr>
        <w:t>2</w:t>
      </w:r>
      <w:r w:rsidR="00CF579F">
        <w:t xml:space="preserve"> </w:t>
      </w:r>
      <w:r w:rsidR="009F793D" w:rsidRPr="00EE5023">
        <w:t xml:space="preserve">emissions </w:t>
      </w:r>
      <w:r w:rsidR="00CF579F">
        <w:t xml:space="preserve">from crude steel production assets </w:t>
      </w:r>
      <w:r w:rsidR="009F793D" w:rsidRPr="00EE5023">
        <w:t xml:space="preserve">  </w:t>
      </w:r>
    </w:p>
    <w:p w14:paraId="542B24F7" w14:textId="77777777" w:rsidR="00C52A2C" w:rsidRPr="00C52A2C" w:rsidRDefault="00C52A2C" w:rsidP="00C52A2C"/>
    <w:p w14:paraId="36503067" w14:textId="7363AA9A" w:rsidR="00F62921" w:rsidRDefault="00C176F1" w:rsidP="00D9223E">
      <w:pPr>
        <w:ind w:firstLine="0"/>
      </w:pPr>
      <w:r>
        <w:t xml:space="preserve">Here we build on IPCC </w:t>
      </w:r>
      <w:r w:rsidR="00FD1117">
        <w:t xml:space="preserve">Guidelines Tier 1 method for estimating </w:t>
      </w:r>
      <w:r w:rsidR="00D03B16">
        <w:t>CO</w:t>
      </w:r>
      <w:r w:rsidR="00D03B16" w:rsidRPr="00D63EA3">
        <w:rPr>
          <w:vertAlign w:val="subscript"/>
        </w:rPr>
        <w:t>2</w:t>
      </w:r>
      <w:r w:rsidR="00D03B16">
        <w:t xml:space="preserve"> </w:t>
      </w:r>
      <w:r w:rsidR="00FD1117">
        <w:t xml:space="preserve">emissions </w:t>
      </w:r>
      <w:r w:rsidR="00D03B16">
        <w:t xml:space="preserve">from steel production </w:t>
      </w:r>
      <w:r w:rsidR="00FD1117">
        <w:t xml:space="preserve">based on </w:t>
      </w:r>
      <w:r w:rsidR="00044DF6">
        <w:t xml:space="preserve">default </w:t>
      </w:r>
      <w:r w:rsidR="00FD1117">
        <w:t>production</w:t>
      </w:r>
      <w:r w:rsidR="00BD01FC">
        <w:t xml:space="preserve"> output</w:t>
      </w:r>
      <w:r w:rsidR="00FD1117">
        <w:t>-based emission factors</w:t>
      </w:r>
      <w:r w:rsidR="00F62921">
        <w:t xml:space="preserve"> (EFs)</w:t>
      </w:r>
      <w:r w:rsidR="00C46878">
        <w:fldChar w:fldCharType="begin" w:fldLock="1"/>
      </w:r>
      <w:r w:rsidR="006203E8">
        <w:instrText>ADDIN CSL_CITATION {"citationItems":[{"id":"ITEM-1","itemData":{"author":[{"dropping-particle":"","family":"IPCC","given":"","non-dropping-particle":"","parse-names":false,"suffix":""}],"chapter-number":"4","container-title":"2019 Refinement to the 2006 IPCC Guidelines for National Greenhouse Gas Inventories: Volume 3 Industrial Processes and Product Use","id":"ITEM-1","issued":{"date-parts":[["2019"]]},"title":"Chapter 4: Metal Industry Emissions","type":"chapter"},"uris":["http://www.mendeley.com/documents/?uuid=3cbde64d-90c2-463a-94e7-7a4f81dbfbcc"]}],"mendeley":{"formattedCitation":"&lt;sup&gt;51&lt;/sup&gt;","plainTextFormattedCitation":"51","previouslyFormattedCitation":"&lt;sup&gt;50&lt;/sup&gt;"},"properties":{"noteIndex":0},"schema":"https://github.com/citation-style-language/schema/raw/master/csl-citation.json"}</w:instrText>
      </w:r>
      <w:r w:rsidR="00C46878">
        <w:fldChar w:fldCharType="separate"/>
      </w:r>
      <w:r w:rsidR="006203E8" w:rsidRPr="006203E8">
        <w:rPr>
          <w:noProof/>
          <w:vertAlign w:val="superscript"/>
        </w:rPr>
        <w:t>51</w:t>
      </w:r>
      <w:r w:rsidR="00C46878">
        <w:fldChar w:fldCharType="end"/>
      </w:r>
      <w:r w:rsidR="00FD1117">
        <w:t xml:space="preserve"> </w:t>
      </w:r>
      <w:r w:rsidR="00BD01FC">
        <w:t xml:space="preserve">applied </w:t>
      </w:r>
      <w:r w:rsidR="00FD1117">
        <w:t xml:space="preserve">to companies’ crude steel production </w:t>
      </w:r>
      <w:r w:rsidR="00BB418B">
        <w:t xml:space="preserve">output </w:t>
      </w:r>
      <w:r w:rsidR="00C46878">
        <w:t>data</w:t>
      </w:r>
      <w:r w:rsidR="00BB418B">
        <w:t xml:space="preserve"> as neither company nor plant specific data on the use of process materials and on actual measured emissions was available</w:t>
      </w:r>
      <w:r w:rsidR="00C46878">
        <w:t xml:space="preserve">. </w:t>
      </w:r>
      <w:r w:rsidR="00F62921" w:rsidRPr="009616B2">
        <w:t xml:space="preserve">In the absence of plant specific </w:t>
      </w:r>
      <w:r w:rsidR="00BB418B" w:rsidRPr="009616B2">
        <w:t xml:space="preserve">material input and </w:t>
      </w:r>
      <w:r w:rsidR="00F62921" w:rsidRPr="009616B2">
        <w:t>emission data disclosed by companies and verified by independent auditors, apply</w:t>
      </w:r>
      <w:r w:rsidR="00BB418B" w:rsidRPr="009616B2">
        <w:t>ing</w:t>
      </w:r>
      <w:r w:rsidR="00F62921" w:rsidRPr="009616B2">
        <w:t xml:space="preserve"> default </w:t>
      </w:r>
      <w:r w:rsidR="00BB418B" w:rsidRPr="009616B2">
        <w:t xml:space="preserve">country specific and production technology specific </w:t>
      </w:r>
      <w:r w:rsidR="00F62921" w:rsidRPr="009616B2">
        <w:t>EFs pro unit of crude steel output to estimate direct CO2 emissions</w:t>
      </w:r>
      <w:r w:rsidR="00BB418B" w:rsidRPr="009616B2">
        <w:t xml:space="preserve"> is also in line with </w:t>
      </w:r>
      <w:r w:rsidR="00F62921" w:rsidRPr="009616B2">
        <w:t>recent</w:t>
      </w:r>
      <w:r w:rsidR="00BB418B" w:rsidRPr="009616B2">
        <w:t xml:space="preserve"> </w:t>
      </w:r>
      <w:r w:rsidR="009616B2" w:rsidRPr="009616B2">
        <w:t>regulat</w:t>
      </w:r>
      <w:r w:rsidR="009616B2">
        <w:t>ory efforts such as the EU’s</w:t>
      </w:r>
      <w:r w:rsidR="009616B2" w:rsidRPr="009616B2">
        <w:t xml:space="preserve"> </w:t>
      </w:r>
      <w:r w:rsidR="00BB418B" w:rsidRPr="009616B2">
        <w:t>Carbon Border Adjustment Mechanism</w:t>
      </w:r>
      <w:r w:rsidR="009616B2" w:rsidRPr="009616B2">
        <w:t xml:space="preserve"> (CBAM)</w:t>
      </w:r>
      <w:r w:rsidR="00F62921" w:rsidRPr="009616B2">
        <w:t>.</w:t>
      </w:r>
      <w:r w:rsidR="00BB418B">
        <w:t xml:space="preserve"> Under CBAM, steel product imports are subject to </w:t>
      </w:r>
      <w:r w:rsidR="009616B2">
        <w:t>embedded emissions reporting which in the transitional phase 2023-2025 based on applying default EFs</w:t>
      </w:r>
      <w:r w:rsidR="00211E30">
        <w:t>.</w:t>
      </w:r>
      <w:r w:rsidR="00211E30">
        <w:fldChar w:fldCharType="begin" w:fldLock="1"/>
      </w:r>
      <w:r w:rsidR="006203E8">
        <w:instrText>ADDIN CSL_CITATION {"citationItems":[{"id":"ITEM-1","itemData":{"author":[{"dropping-particle":"","family":"European Commission","given":"","non-dropping-particle":"","parse-names":false,"suffix":""}],"id":"ITEM-1","issued":{"date-parts":[["2023"]]},"title":"Carbon Border Adjustment Mechanism","type":"report"},"uris":["http://www.mendeley.com/documents/?uuid=ddfc7cf4-7e33-4884-b7e6-4ab1093f6dbb"]}],"mendeley":{"formattedCitation":"&lt;sup&gt;52&lt;/sup&gt;","plainTextFormattedCitation":"52","previouslyFormattedCitation":"&lt;sup&gt;51&lt;/sup&gt;"},"properties":{"noteIndex":0},"schema":"https://github.com/citation-style-language/schema/raw/master/csl-citation.json"}</w:instrText>
      </w:r>
      <w:r w:rsidR="00211E30">
        <w:fldChar w:fldCharType="separate"/>
      </w:r>
      <w:r w:rsidR="006203E8" w:rsidRPr="006203E8">
        <w:rPr>
          <w:noProof/>
          <w:vertAlign w:val="superscript"/>
        </w:rPr>
        <w:t>52</w:t>
      </w:r>
      <w:r w:rsidR="00211E30">
        <w:fldChar w:fldCharType="end"/>
      </w:r>
    </w:p>
    <w:p w14:paraId="588F78AA" w14:textId="3EE6A391" w:rsidR="00D05961" w:rsidRDefault="00215FBA" w:rsidP="009616B2">
      <w:r w:rsidRPr="00B70918">
        <w:t>To ensure consistency with the underlying scenario benchmarks, we estimated</w:t>
      </w:r>
      <w:r w:rsidR="004A6E99">
        <w:t xml:space="preserve"> </w:t>
      </w:r>
      <w:r w:rsidRPr="00DF0712">
        <w:rPr>
          <w:i/>
          <w:iCs/>
        </w:rPr>
        <w:t>direct</w:t>
      </w:r>
      <w:r w:rsidRPr="00B70918">
        <w:t xml:space="preserve"> CO</w:t>
      </w:r>
      <w:r w:rsidR="00DF0712" w:rsidRPr="00D63EA3">
        <w:rPr>
          <w:vertAlign w:val="subscript"/>
        </w:rPr>
        <w:t>2</w:t>
      </w:r>
      <w:r>
        <w:t xml:space="preserve"> emissions from crude steel production because the sectoral emission pathways for the steel sector in the NGFS scenarios cover only direct emissions while indirect emissions from consumed electricity are accounted for in the power sector emission pathway</w:t>
      </w:r>
      <w:r w:rsidR="00DF0712">
        <w:t>.</w:t>
      </w:r>
      <w:r w:rsidR="00D05961">
        <w:fldChar w:fldCharType="begin" w:fldLock="1"/>
      </w:r>
      <w:r w:rsidR="006203E8">
        <w:instrText>ADDIN CSL_CITATION {"citationItems":[{"id":"ITEM-1","itemData":{"author":[{"dropping-particle":"","family":"NGFS","given":"","non-dropping-particle":"","parse-names":false,"suffix":""}],"id":"ITEM-1","issued":{"date-parts":[["2023"]]},"publisher-place":"November 2023","title":"NGFS Climate Scenarios Technical Documentation V4.2","type":"report"},"uris":["http://www.mendeley.com/documents/?uuid=87811eaa-ad47-4b75-a21d-79dfc489b94e"]}],"mendeley":{"formattedCitation":"&lt;sup&gt;53&lt;/sup&gt;","plainTextFormattedCitation":"53","previouslyFormattedCitation":"&lt;sup&gt;52&lt;/sup&gt;"},"properties":{"noteIndex":0},"schema":"https://github.com/citation-style-language/schema/raw/master/csl-citation.json"}</w:instrText>
      </w:r>
      <w:r w:rsidR="00D05961">
        <w:fldChar w:fldCharType="separate"/>
      </w:r>
      <w:r w:rsidR="006203E8" w:rsidRPr="006203E8">
        <w:rPr>
          <w:noProof/>
          <w:vertAlign w:val="superscript"/>
        </w:rPr>
        <w:t>53</w:t>
      </w:r>
      <w:r w:rsidR="00D05961">
        <w:fldChar w:fldCharType="end"/>
      </w:r>
      <w:r w:rsidR="00DF0712">
        <w:t xml:space="preserve"> </w:t>
      </w:r>
      <w:r>
        <w:t>We account for direct CO</w:t>
      </w:r>
      <w:r w:rsidRPr="00B70918">
        <w:rPr>
          <w:vertAlign w:val="subscript"/>
        </w:rPr>
        <w:t>2</w:t>
      </w:r>
      <w:r>
        <w:t xml:space="preserve"> emissions not only from the use of individual production units such as BFs but from the entire iron and steel production process</w:t>
      </w:r>
      <w:r w:rsidR="00D05961">
        <w:t xml:space="preserve"> in a steel plant.</w:t>
      </w:r>
      <w:r>
        <w:t xml:space="preserve"> </w:t>
      </w:r>
      <w:r w:rsidR="00D05961">
        <w:t>I</w:t>
      </w:r>
      <w:r>
        <w:t xml:space="preserve">n a typical integrated steel plant, </w:t>
      </w:r>
      <w:r w:rsidR="00D05961">
        <w:t xml:space="preserve">this </w:t>
      </w:r>
      <w:r>
        <w:t>includ</w:t>
      </w:r>
      <w:r w:rsidR="00D05961">
        <w:t>es pre-production processes such as</w:t>
      </w:r>
      <w:r>
        <w:t xml:space="preserve"> sinter, coke, and pellet production which account for 13%, 5% and 2% of total CO</w:t>
      </w:r>
      <w:r w:rsidRPr="00B70918">
        <w:rPr>
          <w:vertAlign w:val="subscript"/>
        </w:rPr>
        <w:t>2</w:t>
      </w:r>
      <w:r>
        <w:t xml:space="preserve"> emissions of the BF-BOF production route respectively.</w:t>
      </w:r>
      <w:r>
        <w:fldChar w:fldCharType="begin" w:fldLock="1"/>
      </w:r>
      <w:r w:rsidR="006203E8">
        <w:instrText>ADDIN CSL_CITATION {"citationItems":[{"id":"ITEM-1","itemData":{"DOI":"10.1016/j.mineng.2007.02.007","ISSN":"08926875","abstract":"The world wide discussion on climate change caused by CO2 and other greenhouse gases (GHGs) attributable to human activities has put the focus on the energy intensive production technologies for iron and steelmaking. Taking into account the enormous production increase for these versatile materials in the last years, modern technologies with lower CO2 and GHGs emissions are imperative to keep at least today's status, though a decrease is challenged. Outokumpu Technology has developed direct reduction technologies that allow in combination with smelting reduction processes or electric arc furnaces a substantial lowering of CO2 emissions. In the presented contribution to MMME 06 three examples will be given:. The Circofer® process, already demonstrated in pilot plant scale, uses coal as reductant in a two stage CFB (circulating fluidized bed)/FB (fluidized bed) reactor configuration to obtain a highly metallized product suitable for charging into smelting processes. One possible application of Circofer is, in a single stage configuration, as prereduction unit in combination with HIsmelt®, a smelting reduction technology to produce hot metal using iron ore and coal fines. Using Circofer as prereduction step, the capacity of a given HIsmelt installation can be increased by the factor three to four compared to cold feed and CO2 emission can be lowered to values about 20% below the standard of a modern blast furnace, as this combination of technologies requires no agglomeration plant or coke ovens. A second application of Circofer is the combination with an electric arc furnace (EAF) to produce steel directly from direct reduced iron (DRI). The direct charging of metallic fines into an EAF was successfully tested, observing no increased dust emission from the furnace. Charging hot DRI into an EAF decreases drastically electric power consumption and thus further lowers CO2 emission. Applying Circosmelt, the combination of a single stage Circofer system with an electric reduction furnace for ilmenite processing, only half of the electric power consumption required today for titania slag production using cold, unreduced feed material is required. A common additional advantage of all Circofer based routes is that a 99% pure CO2 stream is removed for process reasons from the process gas and can be used for enhanced crude oil production or sequestration methods. The paper will report on the status of the different developments and its market introduction. Outokumpu…","author":[{"dropping-particle":"","family":"Orth","given":"Andreas","non-dropping-particle":"","parse-names":false,"suffix":""},{"dropping-particle":"","family":"Anastasijevic","given":"Nikola","non-dropping-particle":"","parse-names":false,"suffix":""},{"dropping-particle":"","family":"Eichberger","given":"Heinz","non-dropping-particle":"","parse-names":false,"suffix":""}],"container-title":"Minerals Engineering","id":"ITEM-1","issue":"9 SPEC. ISS.","issued":{"date-parts":[["2007"]]},"page":"854-861","title":"Low CO2 emission technologies for iron and steelmaking as well as titania slag production","type":"article-journal","volume":"20"},"uris":["http://www.mendeley.com/documents/?uuid=b1a2723b-8773-4998-8680-19426d799275"]}],"mendeley":{"formattedCitation":"&lt;sup&gt;54&lt;/sup&gt;","plainTextFormattedCitation":"54","previouslyFormattedCitation":"&lt;sup&gt;53&lt;/sup&gt;"},"properties":{"noteIndex":0},"schema":"https://github.com/citation-style-language/schema/raw/master/csl-citation.json"}</w:instrText>
      </w:r>
      <w:r>
        <w:fldChar w:fldCharType="separate"/>
      </w:r>
      <w:r w:rsidR="006203E8" w:rsidRPr="006203E8">
        <w:rPr>
          <w:noProof/>
          <w:vertAlign w:val="superscript"/>
        </w:rPr>
        <w:t>54</w:t>
      </w:r>
      <w:r>
        <w:fldChar w:fldCharType="end"/>
      </w:r>
      <w:r w:rsidR="00D05961">
        <w:t xml:space="preserve"> </w:t>
      </w:r>
      <w:r>
        <w:t>However, our approach does not cover indirect CO</w:t>
      </w:r>
      <w:r w:rsidRPr="002E31FD">
        <w:rPr>
          <w:vertAlign w:val="subscript"/>
        </w:rPr>
        <w:t>2</w:t>
      </w:r>
      <w:r>
        <w:t xml:space="preserve"> emissions from consumed electricity</w:t>
      </w:r>
      <w:r w:rsidR="009616B2">
        <w:t xml:space="preserve">. </w:t>
      </w:r>
      <w:r>
        <w:t xml:space="preserve">As a result, the EFs that our approach applies to </w:t>
      </w:r>
      <w:r w:rsidR="009616B2">
        <w:t>scarp-</w:t>
      </w:r>
      <w:r>
        <w:t xml:space="preserve">EAF based production routes </w:t>
      </w:r>
      <w:r w:rsidR="00EC20AF">
        <w:t xml:space="preserve">via mini-mills </w:t>
      </w:r>
      <w:r>
        <w:t>are significantly lower than in other studies</w:t>
      </w:r>
      <w:r w:rsidR="00D05961">
        <w:fldChar w:fldCharType="begin" w:fldLock="1"/>
      </w:r>
      <w:r w:rsidR="006203E8">
        <w:instrText>ADDIN CSL_CITATION {"citationItems":[{"id":"ITEM-1","itemData":{"DOI":"10.1016/j.joule.2021.02.018","ISSN":"25424351","abstract":"Given increased urgency to transition the global economy to net-zero CO2 emission, governments and industry have increased focus on decarbonizing hard-to-abate sectors, including steel making, which contributes roughly 6% of global CO2 emission and 8% of energy-related emission (including power consumption emission). This paper reviews current global iron and steel production and assesses available decarbonization technologies, including hydrogen injection, solid biomass substitution, zero-C electricity substitution, carbon capture and storage (CCS) retrofit, and combinations of these decarbonization approaches. Blast furnace-basic oxygen furnace (BF-BOF) dominates production (71%) and is particularly stubborn to any decarbonization technology. Direct reduced iron to electric arc furnace (DRI-EAF) production is 5% and growing, it appears to have better decarbonization potential to move toward net-zero. Secondary steel production using mainly steel scrap in electric arc furnace (EAF-scrap) is 24% of global production and has both the lowest energy consumption and is technically simplest to decarbonize through electrification but is limited in market share to recycled steel capacity. Of the options assessed, blue hydrogen, carbon neutral biomass, and CCS appear to have the lowest cost and highest technical maturity. However, no single approach today can deliver deep decarbonization to the iron and steel industry and all approaches lead to substantial production cost increase. No uniform ideal solution exists, and different geographies, infrastructure, and economies will determine the local optimum solution with viability and cost. Policy measures will be required to provide financial incentives for decarbonization and to avoid unwelcome outcomes such as emissions leakage or job loss.","author":[{"dropping-particle":"","family":"Fan","given":"Zhiyuan","non-dropping-particle":"","parse-names":false,"suffix":""},{"dropping-particle":"","family":"Friedmann","given":"S. Julio","non-dropping-particle":"","parse-names":false,"suffix":""}],"container-title":"Joule","id":"ITEM-1","issue":"4","issued":{"date-parts":[["2021"]]},"page":"829-862","publisher":"Elsevier","title":"Low-carbon production of iron and steel: Technology options, economic assessment, and policy","type":"article-journal","volume":"5"},"uris":["http://www.mendeley.com/documents/?uuid=886fd4ee-0e6d-4688-aabe-9e4e75245677"]}],"mendeley":{"formattedCitation":"&lt;sup&gt;55&lt;/sup&gt;","plainTextFormattedCitation":"55","previouslyFormattedCitation":"&lt;sup&gt;54&lt;/sup&gt;"},"properties":{"noteIndex":0},"schema":"https://github.com/citation-style-language/schema/raw/master/csl-citation.json"}</w:instrText>
      </w:r>
      <w:r w:rsidR="00D05961">
        <w:fldChar w:fldCharType="separate"/>
      </w:r>
      <w:r w:rsidR="006203E8" w:rsidRPr="006203E8">
        <w:rPr>
          <w:noProof/>
          <w:vertAlign w:val="superscript"/>
        </w:rPr>
        <w:t>55</w:t>
      </w:r>
      <w:r w:rsidR="00D05961">
        <w:fldChar w:fldCharType="end"/>
      </w:r>
      <w:r w:rsidR="00D05961">
        <w:t xml:space="preserve"> </w:t>
      </w:r>
      <w:r>
        <w:t>that take indirect CO</w:t>
      </w:r>
      <w:r w:rsidRPr="002E31FD">
        <w:rPr>
          <w:vertAlign w:val="subscript"/>
        </w:rPr>
        <w:t>2</w:t>
      </w:r>
      <w:r>
        <w:t xml:space="preserve"> emissions from consumed electricity into account</w:t>
      </w:r>
      <w:r w:rsidR="00D05961">
        <w:t>.</w:t>
      </w:r>
      <w:r>
        <w:t xml:space="preserve"> This is further justified by the fact </w:t>
      </w:r>
      <w:r w:rsidRPr="00EC732F">
        <w:t>that</w:t>
      </w:r>
      <w:r w:rsidR="00EC732F" w:rsidRPr="00EC732F">
        <w:t xml:space="preserve"> 70.3</w:t>
      </w:r>
      <w:r w:rsidRPr="00EC732F">
        <w:t>% of total global CO</w:t>
      </w:r>
      <w:r w:rsidRPr="00EC732F">
        <w:rPr>
          <w:vertAlign w:val="subscript"/>
        </w:rPr>
        <w:t>2</w:t>
      </w:r>
      <w:r w:rsidRPr="00EC732F">
        <w:t xml:space="preserve"> emissions from steel production</w:t>
      </w:r>
      <w:r w:rsidR="00EC732F">
        <w:t xml:space="preserve"> (~2.6 GtCO</w:t>
      </w:r>
      <w:r w:rsidR="00EC732F" w:rsidRPr="00EC732F">
        <w:rPr>
          <w:vertAlign w:val="subscript"/>
        </w:rPr>
        <w:t>2</w:t>
      </w:r>
      <w:r w:rsidR="00EC732F">
        <w:t>)</w:t>
      </w:r>
      <w:r w:rsidRPr="00EC732F">
        <w:t xml:space="preserve"> result directly from crude steel production processes while only </w:t>
      </w:r>
      <w:r w:rsidR="00EC732F" w:rsidRPr="00EC732F">
        <w:t>29.7</w:t>
      </w:r>
      <w:r w:rsidRPr="00EC732F">
        <w:t>%</w:t>
      </w:r>
      <w:r>
        <w:t xml:space="preserve"> </w:t>
      </w:r>
      <w:r w:rsidR="00EC732F">
        <w:t>(1.1 GtCO</w:t>
      </w:r>
      <w:r w:rsidR="00EC732F" w:rsidRPr="00EC732F">
        <w:rPr>
          <w:vertAlign w:val="subscript"/>
        </w:rPr>
        <w:t>2</w:t>
      </w:r>
      <w:r w:rsidR="00EC732F">
        <w:t xml:space="preserve">) </w:t>
      </w:r>
      <w:r>
        <w:t xml:space="preserve">are indirectly attributed to </w:t>
      </w:r>
      <w:r w:rsidR="00EC732F">
        <w:t xml:space="preserve">the combustion of steel off-gases and </w:t>
      </w:r>
      <w:r>
        <w:t>consumed</w:t>
      </w:r>
      <w:r w:rsidR="000B608F" w:rsidRPr="000B608F">
        <w:t xml:space="preserve"> </w:t>
      </w:r>
      <w:r w:rsidR="000B608F">
        <w:t>electricity</w:t>
      </w:r>
      <w:r w:rsidR="00EC732F">
        <w:t>.</w:t>
      </w:r>
      <w:r w:rsidR="00EC732F">
        <w:fldChar w:fldCharType="begin" w:fldLock="1"/>
      </w:r>
      <w:r w:rsidR="006203E8">
        <w:instrText>ADDIN CSL_CITATION {"citationItems":[{"id":"ITEM-1","itemData":{"author":[{"dropping-particle":"","family":"IEA","given":"","non-dropping-particle":"","parse-names":false,"suffix":""}],"id":"ITEM-1","issued":{"date-parts":[["2020","10"]]},"title":"Iron and Steel Technology Roadmap Towards more sustainable steelmaking","type":"report"},"uris":["http://www.mendeley.com/documents/?uuid=593532c3-9d2f-4580-a60a-06f11a4ab6ed"]}],"mendeley":{"formattedCitation":"&lt;sup&gt;38&lt;/sup&gt;","plainTextFormattedCitation":"38","previouslyFormattedCitation":"&lt;sup&gt;37&lt;/sup&gt;"},"properties":{"noteIndex":0},"schema":"https://github.com/citation-style-language/schema/raw/master/csl-citation.json"}</w:instrText>
      </w:r>
      <w:r w:rsidR="00EC732F">
        <w:fldChar w:fldCharType="separate"/>
      </w:r>
      <w:r w:rsidR="006203E8" w:rsidRPr="006203E8">
        <w:rPr>
          <w:noProof/>
          <w:vertAlign w:val="superscript"/>
        </w:rPr>
        <w:t>38</w:t>
      </w:r>
      <w:r w:rsidR="00EC732F">
        <w:fldChar w:fldCharType="end"/>
      </w:r>
    </w:p>
    <w:p w14:paraId="6DC773DF" w14:textId="6A166A05" w:rsidR="00D9223E" w:rsidRDefault="00515B32" w:rsidP="00D05961">
      <w:r>
        <w:t>D</w:t>
      </w:r>
      <w:r w:rsidR="0094317B">
        <w:t>irect CO</w:t>
      </w:r>
      <w:r w:rsidR="0094317B" w:rsidRPr="00D63EA3">
        <w:rPr>
          <w:vertAlign w:val="subscript"/>
        </w:rPr>
        <w:t>2</w:t>
      </w:r>
      <w:r w:rsidR="0094317B">
        <w:t xml:space="preserve"> emissions </w:t>
      </w:r>
      <w:r w:rsidR="00CA3169">
        <w:t xml:space="preserve">(Scope 1) </w:t>
      </w:r>
      <w:r w:rsidR="00CF5DEA">
        <w:t xml:space="preserve">from </w:t>
      </w:r>
      <w:r w:rsidR="00CF579F">
        <w:t xml:space="preserve">crude steel production </w:t>
      </w:r>
      <w:r w:rsidR="00CF5DEA">
        <w:t>for 202</w:t>
      </w:r>
      <w:r w:rsidR="00CA3169">
        <w:t>0</w:t>
      </w:r>
      <w:r>
        <w:t>-2050</w:t>
      </w:r>
      <w:r w:rsidR="00CF579F">
        <w:t xml:space="preserve"> </w:t>
      </w:r>
      <w:r w:rsidR="0094317B">
        <w:t xml:space="preserve">at the </w:t>
      </w:r>
      <w:r w:rsidR="00CA3169">
        <w:t>production process level</w:t>
      </w:r>
      <w:r w:rsidR="00CF5DEA">
        <w:t xml:space="preserve"> </w:t>
      </w:r>
      <w:r w:rsidR="008C0678">
        <w:t xml:space="preserve">for each steel production asset </w:t>
      </w:r>
      <w:r>
        <w:t>are estimated by equation (</w:t>
      </w:r>
      <w:r w:rsidR="00011F31">
        <w:t>2</w:t>
      </w:r>
      <w:r>
        <w:t>)</w:t>
      </w:r>
      <w:r w:rsidR="00570EEB">
        <w:t xml:space="preserve">: </w:t>
      </w:r>
    </w:p>
    <w:p w14:paraId="6B0B86E0" w14:textId="77777777" w:rsidR="00570EEB" w:rsidRDefault="00570EEB" w:rsidP="00D9223E">
      <w:pPr>
        <w:ind w:firstLine="0"/>
      </w:pPr>
    </w:p>
    <w:p w14:paraId="2A66404C" w14:textId="21905681" w:rsidR="00570EEB" w:rsidRDefault="006D3299" w:rsidP="00913F86">
      <w:pPr>
        <w:ind w:left="2160" w:firstLine="0"/>
      </w:pPr>
      <m:oMath>
        <m:sSub>
          <m:sSubPr>
            <m:ctrlPr>
              <w:rPr>
                <w:rFonts w:ascii="Cambria Math" w:hAnsi="Cambria Math"/>
                <w:i/>
              </w:rPr>
            </m:ctrlPr>
          </m:sSubPr>
          <m:e>
            <m:r>
              <w:rPr>
                <w:rFonts w:ascii="Cambria Math" w:hAnsi="Cambria Math"/>
              </w:rPr>
              <m:t xml:space="preserve">ED </m:t>
            </m:r>
            <m:d>
              <m:dPr>
                <m:ctrlPr>
                  <w:rPr>
                    <w:rFonts w:ascii="Cambria Math" w:hAnsi="Cambria Math"/>
                    <w:i/>
                  </w:rPr>
                </m:ctrlPr>
              </m:dPr>
              <m:e>
                <m:r>
                  <w:rPr>
                    <w:rFonts w:ascii="Cambria Math" w:hAnsi="Cambria Math"/>
                  </w:rPr>
                  <m:t>equity share</m:t>
                </m:r>
              </m:e>
            </m:d>
            <m:r>
              <w:rPr>
                <w:rFonts w:ascii="Cambria Math" w:hAnsi="Cambria Math"/>
              </w:rPr>
              <m:t xml:space="preserve"> </m:t>
            </m:r>
          </m:e>
          <m:sub>
            <m:r>
              <w:rPr>
                <w:rFonts w:ascii="Cambria Math" w:hAnsi="Cambria Math"/>
              </w:rPr>
              <m:t>p, y</m:t>
            </m:r>
          </m:sub>
        </m:sSub>
        <m:r>
          <w:rPr>
            <w:rFonts w:ascii="Cambria Math" w:hAnsi="Cambria Math"/>
          </w:rPr>
          <m:t>=</m:t>
        </m:r>
        <m:sSub>
          <m:sSubPr>
            <m:ctrlPr>
              <w:rPr>
                <w:rFonts w:ascii="Cambria Math" w:hAnsi="Cambria Math"/>
                <w:i/>
              </w:rPr>
            </m:ctrlPr>
          </m:sSubPr>
          <m:e>
            <m:r>
              <w:rPr>
                <w:rFonts w:ascii="Cambria Math" w:hAnsi="Cambria Math"/>
              </w:rPr>
              <m:t xml:space="preserve">PR (equity share) </m:t>
            </m:r>
          </m:e>
          <m:sub>
            <m:r>
              <w:rPr>
                <w:rFonts w:ascii="Cambria Math" w:hAnsi="Cambria Math"/>
              </w:rPr>
              <m:t>i, p,y</m:t>
            </m:r>
          </m:sub>
        </m:sSub>
        <m:r>
          <w:rPr>
            <w:rFonts w:ascii="Cambria Math" w:hAnsi="Cambria Math"/>
          </w:rPr>
          <m:t>×</m:t>
        </m:r>
        <m:sSub>
          <m:sSubPr>
            <m:ctrlPr>
              <w:rPr>
                <w:rFonts w:ascii="Cambria Math" w:hAnsi="Cambria Math"/>
                <w:i/>
              </w:rPr>
            </m:ctrlPr>
          </m:sSubPr>
          <m:e>
            <m:r>
              <w:rPr>
                <w:rFonts w:ascii="Cambria Math" w:hAnsi="Cambria Math"/>
              </w:rPr>
              <m:t>EF</m:t>
            </m:r>
          </m:e>
          <m:sub>
            <m:r>
              <w:rPr>
                <w:rFonts w:ascii="Cambria Math" w:hAnsi="Cambria Math"/>
              </w:rPr>
              <m:t xml:space="preserve"> c, p </m:t>
            </m:r>
          </m:sub>
        </m:sSub>
      </m:oMath>
      <w:r w:rsidR="00515B32">
        <w:rPr>
          <w:rFonts w:eastAsiaTheme="minorEastAsia"/>
        </w:rPr>
        <w:tab/>
        <w:t>(</w:t>
      </w:r>
      <w:r w:rsidR="00011F31">
        <w:rPr>
          <w:rFonts w:eastAsiaTheme="minorEastAsia"/>
        </w:rPr>
        <w:t>2</w:t>
      </w:r>
      <w:r w:rsidR="00515B32">
        <w:rPr>
          <w:rFonts w:eastAsiaTheme="minorEastAsia"/>
        </w:rPr>
        <w:t>)</w:t>
      </w:r>
    </w:p>
    <w:p w14:paraId="286740FC" w14:textId="77777777" w:rsidR="00570EEB" w:rsidRDefault="00570EEB" w:rsidP="00D9223E">
      <w:pPr>
        <w:ind w:firstLine="0"/>
      </w:pPr>
    </w:p>
    <w:p w14:paraId="50858681" w14:textId="39535806" w:rsidR="003E0885" w:rsidRDefault="00A51637" w:rsidP="003E0885">
      <w:pPr>
        <w:ind w:firstLine="0"/>
      </w:pPr>
      <w:r>
        <w:t>where</w:t>
      </w:r>
      <w:r w:rsidR="00B76231">
        <w:t xml:space="preserve"> </w:t>
      </w:r>
      <w:r w:rsidR="00B76231" w:rsidRPr="00B76231">
        <w:rPr>
          <w:i/>
          <w:iCs/>
        </w:rPr>
        <w:t>c</w:t>
      </w:r>
      <w:r w:rsidR="00C40697">
        <w:rPr>
          <w:i/>
          <w:iCs/>
        </w:rPr>
        <w:t>,</w:t>
      </w:r>
      <w:r w:rsidR="00373E1C">
        <w:rPr>
          <w:i/>
          <w:iCs/>
        </w:rPr>
        <w:t xml:space="preserve"> i,</w:t>
      </w:r>
      <w:r w:rsidR="00C40697">
        <w:rPr>
          <w:i/>
          <w:iCs/>
        </w:rPr>
        <w:t xml:space="preserve"> </w:t>
      </w:r>
      <w:r w:rsidR="00A42973">
        <w:rPr>
          <w:i/>
          <w:iCs/>
        </w:rPr>
        <w:t xml:space="preserve">p, </w:t>
      </w:r>
      <w:r w:rsidR="00DF445B" w:rsidRPr="00DF445B">
        <w:t>and</w:t>
      </w:r>
      <w:r w:rsidR="00DF445B">
        <w:rPr>
          <w:i/>
          <w:iCs/>
        </w:rPr>
        <w:t xml:space="preserve"> </w:t>
      </w:r>
      <w:r w:rsidR="00373E1C">
        <w:rPr>
          <w:i/>
          <w:iCs/>
        </w:rPr>
        <w:t>y</w:t>
      </w:r>
      <w:r w:rsidR="00B76231">
        <w:t xml:space="preserve"> represent country</w:t>
      </w:r>
      <w:r w:rsidR="00373E1C">
        <w:t>, company,</w:t>
      </w:r>
      <w:r w:rsidR="00C40697">
        <w:t xml:space="preserve"> </w:t>
      </w:r>
      <w:r w:rsidR="00A42973">
        <w:t xml:space="preserve">production process </w:t>
      </w:r>
      <w:r w:rsidR="00C40697">
        <w:t xml:space="preserve">and </w:t>
      </w:r>
      <w:r w:rsidR="00515B32">
        <w:t>year</w:t>
      </w:r>
      <w:r w:rsidR="00B76231">
        <w:t>, respectively;</w:t>
      </w:r>
      <w:r>
        <w:t xml:space="preserve"> ED</w:t>
      </w:r>
      <w:r>
        <w:rPr>
          <w:vertAlign w:val="subscript"/>
        </w:rPr>
        <w:t xml:space="preserve"> </w:t>
      </w:r>
      <w:r>
        <w:t xml:space="preserve">represents </w:t>
      </w:r>
      <w:r w:rsidR="00A42973">
        <w:t xml:space="preserve">production </w:t>
      </w:r>
      <w:r w:rsidR="000637C3">
        <w:t>process-</w:t>
      </w:r>
      <w:r w:rsidR="00B76231">
        <w:t>level direct CO</w:t>
      </w:r>
      <w:r w:rsidR="00B76231" w:rsidRPr="00570EEB">
        <w:rPr>
          <w:vertAlign w:val="subscript"/>
        </w:rPr>
        <w:t>2</w:t>
      </w:r>
      <w:r w:rsidR="00B76231">
        <w:t xml:space="preserve"> emissions from </w:t>
      </w:r>
      <w:r w:rsidR="000637C3">
        <w:t>crude steel production</w:t>
      </w:r>
      <w:r w:rsidR="00C40697" w:rsidRPr="00633D71">
        <w:t xml:space="preserve"> </w:t>
      </w:r>
      <w:r w:rsidR="00633D71" w:rsidRPr="00633D71">
        <w:t>(</w:t>
      </w:r>
      <w:r w:rsidR="00C40697" w:rsidRPr="00633D71">
        <w:t>kt</w:t>
      </w:r>
      <w:r w:rsidR="00633D71" w:rsidRPr="00633D71">
        <w:t>)</w:t>
      </w:r>
      <w:r w:rsidR="00913F86">
        <w:t xml:space="preserve"> based on the equity share</w:t>
      </w:r>
      <w:r w:rsidR="00A741A2">
        <w:t xml:space="preserve"> consolidation</w:t>
      </w:r>
      <w:r w:rsidR="00913F86">
        <w:t xml:space="preserve"> approach</w:t>
      </w:r>
      <w:r w:rsidR="00C40697" w:rsidRPr="00633D71">
        <w:t xml:space="preserve">; </w:t>
      </w:r>
      <w:r w:rsidR="00561298">
        <w:t>P</w:t>
      </w:r>
      <w:r w:rsidR="007B61AD">
        <w:t>R</w:t>
      </w:r>
      <w:r w:rsidR="00561298">
        <w:t xml:space="preserve"> represents nominal crude steel production output (kt/year)</w:t>
      </w:r>
      <w:r w:rsidR="00A741A2">
        <w:t xml:space="preserve"> based on the equity share consolidation approach</w:t>
      </w:r>
      <w:r w:rsidR="00C40697">
        <w:t>;</w:t>
      </w:r>
      <w:r w:rsidR="00DF445B">
        <w:t xml:space="preserve"> </w:t>
      </w:r>
      <w:r w:rsidR="004E2A63">
        <w:t xml:space="preserve">and </w:t>
      </w:r>
      <w:r w:rsidR="00C40697">
        <w:t xml:space="preserve">EF represents the emission factor </w:t>
      </w:r>
      <w:r w:rsidR="00A42805">
        <w:t xml:space="preserve">for </w:t>
      </w:r>
      <w:r w:rsidR="00A42805" w:rsidRPr="00A42805">
        <w:t>direct CO</w:t>
      </w:r>
      <w:r w:rsidR="00A42805" w:rsidRPr="00A42805">
        <w:rPr>
          <w:vertAlign w:val="subscript"/>
        </w:rPr>
        <w:t>2</w:t>
      </w:r>
      <w:r w:rsidR="00A42805" w:rsidRPr="00A42805">
        <w:t xml:space="preserve"> emissions resulting f</w:t>
      </w:r>
      <w:r w:rsidR="00DF445B">
        <w:t xml:space="preserve">or one ton of </w:t>
      </w:r>
      <w:r w:rsidR="008C0678">
        <w:t xml:space="preserve">crude steel </w:t>
      </w:r>
      <w:r w:rsidR="00DF445B">
        <w:t>produced (t</w:t>
      </w:r>
      <w:r w:rsidR="00CA11CE">
        <w:t>CO</w:t>
      </w:r>
      <w:r w:rsidR="00CA11CE" w:rsidRPr="00A42805">
        <w:rPr>
          <w:vertAlign w:val="subscript"/>
        </w:rPr>
        <w:t>2</w:t>
      </w:r>
      <w:r w:rsidR="00DF445B">
        <w:t>)</w:t>
      </w:r>
      <w:r w:rsidR="008C0678">
        <w:t>.</w:t>
      </w:r>
    </w:p>
    <w:p w14:paraId="63D0A268" w14:textId="4690BD7D" w:rsidR="004E2A63" w:rsidRDefault="00536EAD" w:rsidP="004E2A63">
      <w:r>
        <w:rPr>
          <w:i/>
          <w:iCs/>
        </w:rPr>
        <w:t>P</w:t>
      </w:r>
      <w:r w:rsidR="004E2A63">
        <w:rPr>
          <w:i/>
          <w:iCs/>
        </w:rPr>
        <w:t>roduction output</w:t>
      </w:r>
      <w:r w:rsidR="004E2A63" w:rsidRPr="003E0885">
        <w:rPr>
          <w:i/>
          <w:iCs/>
        </w:rPr>
        <w:t xml:space="preserve">. </w:t>
      </w:r>
      <w:r w:rsidR="004E2A63" w:rsidRPr="003E0885">
        <w:t xml:space="preserve">To model the </w:t>
      </w:r>
      <w:r w:rsidR="004E2A63">
        <w:t xml:space="preserve">annual crude steel production output for each production process at each steel plant, we used equation (3): </w:t>
      </w:r>
    </w:p>
    <w:p w14:paraId="2CA0EAD8" w14:textId="77777777" w:rsidR="00AC3C33" w:rsidRDefault="00AC3C33" w:rsidP="003E0885">
      <w:pPr>
        <w:ind w:firstLine="0"/>
      </w:pPr>
    </w:p>
    <w:p w14:paraId="52924103" w14:textId="4D64AAC2" w:rsidR="009E78FA" w:rsidRDefault="004E05B7" w:rsidP="003E0885">
      <w:pPr>
        <w:ind w:firstLine="0"/>
      </w:pPr>
      <w:r>
        <w:tab/>
      </w:r>
      <m:oMath>
        <m:sSub>
          <m:sSubPr>
            <m:ctrlPr>
              <w:rPr>
                <w:rFonts w:ascii="Cambria Math" w:hAnsi="Cambria Math"/>
                <w:i/>
              </w:rPr>
            </m:ctrlPr>
          </m:sSubPr>
          <m:e>
            <m:r>
              <w:rPr>
                <w:rFonts w:ascii="Cambria Math" w:hAnsi="Cambria Math"/>
              </w:rPr>
              <m:t>PR (equity share)</m:t>
            </m:r>
          </m:e>
          <m:sub>
            <m:r>
              <w:rPr>
                <w:rFonts w:ascii="Cambria Math" w:hAnsi="Cambria Math"/>
              </w:rPr>
              <m:t xml:space="preserve"> i, p,y</m:t>
            </m:r>
          </m:sub>
        </m:sSub>
        <m:r>
          <w:rPr>
            <w:rFonts w:ascii="Cambria Math" w:hAnsi="Cambria Math"/>
          </w:rPr>
          <m:t>=</m:t>
        </m:r>
        <m:sSub>
          <m:sSubPr>
            <m:ctrlPr>
              <w:rPr>
                <w:rFonts w:ascii="Cambria Math" w:hAnsi="Cambria Math"/>
                <w:i/>
              </w:rPr>
            </m:ctrlPr>
          </m:sSubPr>
          <m:e>
            <m:r>
              <w:rPr>
                <w:rFonts w:ascii="Cambria Math" w:hAnsi="Cambria Math"/>
              </w:rPr>
              <m:t xml:space="preserve">CAP </m:t>
            </m:r>
            <m:d>
              <m:dPr>
                <m:ctrlPr>
                  <w:rPr>
                    <w:rFonts w:ascii="Cambria Math" w:hAnsi="Cambria Math"/>
                    <w:i/>
                  </w:rPr>
                </m:ctrlPr>
              </m:dPr>
              <m:e>
                <m:r>
                  <w:rPr>
                    <w:rFonts w:ascii="Cambria Math" w:hAnsi="Cambria Math"/>
                  </w:rPr>
                  <m:t>equity share</m:t>
                </m:r>
              </m:e>
            </m:d>
            <m:r>
              <w:rPr>
                <w:rFonts w:ascii="Cambria Math" w:hAnsi="Cambria Math"/>
              </w:rPr>
              <m:t xml:space="preserve"> </m:t>
            </m:r>
          </m:e>
          <m:sub>
            <m:r>
              <w:rPr>
                <w:rFonts w:ascii="Cambria Math" w:hAnsi="Cambria Math"/>
              </w:rPr>
              <m:t>i, p,y</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UR </m:t>
            </m:r>
            <m:d>
              <m:dPr>
                <m:ctrlPr>
                  <w:rPr>
                    <w:rFonts w:ascii="Cambria Math" w:hAnsi="Cambria Math"/>
                    <w:i/>
                  </w:rPr>
                </m:ctrlPr>
              </m:dPr>
              <m:e>
                <m:r>
                  <w:rPr>
                    <w:rFonts w:ascii="Cambria Math" w:hAnsi="Cambria Math"/>
                  </w:rPr>
                  <m:t>disclosed</m:t>
                </m:r>
              </m:e>
            </m:d>
            <m:r>
              <w:rPr>
                <w:rFonts w:ascii="Cambria Math" w:hAnsi="Cambria Math"/>
              </w:rPr>
              <m:t xml:space="preserve"> </m:t>
            </m:r>
          </m:e>
          <m:sub>
            <m:r>
              <w:rPr>
                <w:rFonts w:ascii="Cambria Math" w:hAnsi="Cambria Math"/>
              </w:rPr>
              <m:t>i,p,y</m:t>
            </m:r>
          </m:sub>
        </m:sSub>
      </m:oMath>
      <w:r w:rsidR="009E78FA">
        <w:tab/>
      </w:r>
      <w:r w:rsidR="00913F86">
        <w:t xml:space="preserve"> </w:t>
      </w:r>
      <w:r w:rsidR="009E78FA">
        <w:rPr>
          <w:rFonts w:eastAsiaTheme="minorEastAsia"/>
        </w:rPr>
        <w:t>(3)</w:t>
      </w:r>
    </w:p>
    <w:p w14:paraId="7F70CBC4" w14:textId="77777777" w:rsidR="00AC3C33" w:rsidRDefault="00AC3C33" w:rsidP="003E0885">
      <w:pPr>
        <w:ind w:firstLine="0"/>
      </w:pPr>
    </w:p>
    <w:p w14:paraId="66320859" w14:textId="42F5AAAC" w:rsidR="00561298" w:rsidRDefault="004E2A63" w:rsidP="00561298">
      <w:pPr>
        <w:ind w:firstLine="0"/>
      </w:pPr>
      <w:r>
        <w:t xml:space="preserve">where </w:t>
      </w:r>
      <w:r>
        <w:rPr>
          <w:i/>
          <w:iCs/>
        </w:rPr>
        <w:t xml:space="preserve">i, p, </w:t>
      </w:r>
      <w:r w:rsidRPr="00DF445B">
        <w:t>and</w:t>
      </w:r>
      <w:r>
        <w:rPr>
          <w:i/>
          <w:iCs/>
        </w:rPr>
        <w:t xml:space="preserve"> y</w:t>
      </w:r>
      <w:r>
        <w:t xml:space="preserve"> represent company, production process and year, respectively;</w:t>
      </w:r>
      <w:r w:rsidR="00561298">
        <w:t xml:space="preserve"> C</w:t>
      </w:r>
      <w:r w:rsidR="004E05B7">
        <w:t>AP</w:t>
      </w:r>
      <w:r w:rsidR="00561298">
        <w:t xml:space="preserve"> represents nominal crude steel production capacity (kt/year)</w:t>
      </w:r>
      <w:r w:rsidR="00CF3AD5">
        <w:t xml:space="preserve"> derived from GEM based on the equity share </w:t>
      </w:r>
      <w:r w:rsidR="000A6788">
        <w:t xml:space="preserve">consolidation </w:t>
      </w:r>
      <w:r w:rsidR="00CF3AD5">
        <w:t>approach</w:t>
      </w:r>
      <w:r w:rsidR="00561298">
        <w:t xml:space="preserve">; and UR represents capacity utilization rate of nominal annual crude steel production capacity in percent. </w:t>
      </w:r>
    </w:p>
    <w:p w14:paraId="14E32BA7" w14:textId="446FBB32" w:rsidR="00204120" w:rsidRPr="009317D0" w:rsidRDefault="00204120" w:rsidP="00CC5DF0">
      <w:pPr>
        <w:rPr>
          <w:highlight w:val="yellow"/>
        </w:rPr>
      </w:pPr>
      <w:r w:rsidRPr="00CC5DF0">
        <w:rPr>
          <w:i/>
          <w:iCs/>
        </w:rPr>
        <w:t>Utilization rate.</w:t>
      </w:r>
      <w:r w:rsidRPr="00CC5DF0">
        <w:t xml:space="preserve"> </w:t>
      </w:r>
      <w:r w:rsidR="00561298" w:rsidRPr="00CC5DF0">
        <w:t xml:space="preserve">For the </w:t>
      </w:r>
      <w:r w:rsidR="000C56E7" w:rsidRPr="00CC5DF0">
        <w:t xml:space="preserve">capacity utilization rate </w:t>
      </w:r>
      <w:r w:rsidR="003C3088" w:rsidRPr="00CC5DF0">
        <w:t xml:space="preserve">for each production process of each steel production asset in the </w:t>
      </w:r>
      <w:r w:rsidR="00BE0A89" w:rsidRPr="00CC5DF0">
        <w:t xml:space="preserve">historic </w:t>
      </w:r>
      <w:r w:rsidR="00B540D9" w:rsidRPr="00CC5DF0">
        <w:t>baseline</w:t>
      </w:r>
      <w:r w:rsidR="00BE0A89" w:rsidRPr="00CC5DF0">
        <w:t xml:space="preserve"> period 2020-2023</w:t>
      </w:r>
      <w:r w:rsidR="003C3088" w:rsidRPr="00CC5DF0">
        <w:t xml:space="preserve">, we retrieved </w:t>
      </w:r>
      <w:r w:rsidR="002128E1" w:rsidRPr="00CC5DF0">
        <w:t xml:space="preserve">relevant crude steel production </w:t>
      </w:r>
      <w:r w:rsidR="003C3088" w:rsidRPr="00CC5DF0">
        <w:t xml:space="preserve">information </w:t>
      </w:r>
      <w:r w:rsidR="002128E1" w:rsidRPr="00CC5DF0">
        <w:t>from company disclosure</w:t>
      </w:r>
      <w:r w:rsidR="00CF3AD5" w:rsidRPr="00CC5DF0">
        <w:t xml:space="preserve">. To calculate </w:t>
      </w:r>
      <w:r w:rsidR="007B61AD">
        <w:t xml:space="preserve">the </w:t>
      </w:r>
      <w:r w:rsidR="00CF3AD5" w:rsidRPr="00CC5DF0">
        <w:t>UR, we used</w:t>
      </w:r>
      <w:r w:rsidR="00CF3AD5">
        <w:t xml:space="preserve"> equation (4): </w:t>
      </w:r>
      <w:r w:rsidR="002128E1" w:rsidRPr="009317D0">
        <w:rPr>
          <w:highlight w:val="yellow"/>
        </w:rPr>
        <w:t xml:space="preserve"> </w:t>
      </w:r>
    </w:p>
    <w:p w14:paraId="6CEC3626" w14:textId="77777777" w:rsidR="00204120" w:rsidRPr="009317D0" w:rsidRDefault="00204120" w:rsidP="001D0FEB">
      <w:pPr>
        <w:ind w:firstLine="0"/>
        <w:rPr>
          <w:highlight w:val="yellow"/>
        </w:rPr>
      </w:pPr>
    </w:p>
    <w:p w14:paraId="69B238D1" w14:textId="29F7A061" w:rsidR="00204120" w:rsidRPr="00913F86" w:rsidRDefault="00204120" w:rsidP="001D0FEB">
      <w:pPr>
        <w:ind w:firstLine="0"/>
        <w:rPr>
          <w:rFonts w:eastAsiaTheme="minorEastAsia"/>
        </w:rPr>
      </w:pPr>
      <w:r w:rsidRPr="00913F86">
        <w:tab/>
      </w:r>
      <w:r w:rsidRPr="00913F86">
        <w:tab/>
      </w:r>
      <m:oMath>
        <m:sSub>
          <m:sSubPr>
            <m:ctrlPr>
              <w:rPr>
                <w:rFonts w:ascii="Cambria Math" w:hAnsi="Cambria Math"/>
                <w:i/>
              </w:rPr>
            </m:ctrlPr>
          </m:sSubPr>
          <m:e>
            <m:r>
              <w:rPr>
                <w:rFonts w:ascii="Cambria Math" w:hAnsi="Cambria Math"/>
              </w:rPr>
              <m:t>UR</m:t>
            </m:r>
          </m:e>
          <m:sub>
            <m:r>
              <w:rPr>
                <w:rFonts w:ascii="Cambria Math" w:hAnsi="Cambria Math"/>
              </w:rPr>
              <m:t>i, p,y</m:t>
            </m:r>
          </m:sub>
        </m:sSub>
        <m:r>
          <w:rPr>
            <w:rFonts w:ascii="Cambria Math" w:hAnsi="Cambria Math"/>
          </w:rPr>
          <m:t xml:space="preserve">= </m:t>
        </m:r>
        <m:f>
          <m:fPr>
            <m:type m:val="skw"/>
            <m:ctrlPr>
              <w:rPr>
                <w:rFonts w:ascii="Cambria Math" w:hAnsi="Cambria Math"/>
                <w:i/>
              </w:rPr>
            </m:ctrlPr>
          </m:fPr>
          <m:num>
            <m:sSub>
              <m:sSubPr>
                <m:ctrlPr>
                  <w:rPr>
                    <w:rFonts w:ascii="Cambria Math" w:hAnsi="Cambria Math"/>
                    <w:i/>
                  </w:rPr>
                </m:ctrlPr>
              </m:sSubPr>
              <m:e>
                <m:r>
                  <w:rPr>
                    <w:rFonts w:ascii="Cambria Math" w:hAnsi="Cambria Math"/>
                  </w:rPr>
                  <m:t>PR (disclosed)</m:t>
                </m:r>
              </m:e>
              <m:sub>
                <m:r>
                  <w:rPr>
                    <w:rFonts w:ascii="Cambria Math" w:hAnsi="Cambria Math"/>
                  </w:rPr>
                  <m:t>i,  p,y</m:t>
                </m:r>
              </m:sub>
            </m:sSub>
          </m:num>
          <m:den>
            <m:sSub>
              <m:sSubPr>
                <m:ctrlPr>
                  <w:rPr>
                    <w:rFonts w:ascii="Cambria Math" w:hAnsi="Cambria Math"/>
                    <w:i/>
                  </w:rPr>
                </m:ctrlPr>
              </m:sSubPr>
              <m:e>
                <m:r>
                  <w:rPr>
                    <w:rFonts w:ascii="Cambria Math" w:hAnsi="Cambria Math"/>
                  </w:rPr>
                  <m:t>CAP</m:t>
                </m:r>
              </m:e>
              <m:sub>
                <m:r>
                  <w:rPr>
                    <w:rFonts w:ascii="Cambria Math" w:hAnsi="Cambria Math"/>
                  </w:rPr>
                  <m:t>i,  p,y</m:t>
                </m:r>
              </m:sub>
            </m:sSub>
            <m:r>
              <w:rPr>
                <w:rFonts w:ascii="Cambria Math" w:hAnsi="Cambria Math"/>
              </w:rPr>
              <m:t xml:space="preserve"> </m:t>
            </m:r>
          </m:den>
        </m:f>
      </m:oMath>
      <w:r w:rsidRPr="00913F86">
        <w:tab/>
      </w:r>
      <w:r w:rsidRPr="00913F86">
        <w:tab/>
      </w:r>
      <w:r w:rsidR="00100677">
        <w:tab/>
      </w:r>
      <w:r w:rsidR="00100677">
        <w:tab/>
      </w:r>
      <w:r w:rsidR="009A1E4C">
        <w:tab/>
      </w:r>
      <w:r w:rsidRPr="00913F86">
        <w:rPr>
          <w:rFonts w:eastAsiaTheme="minorEastAsia"/>
        </w:rPr>
        <w:t>(4)</w:t>
      </w:r>
    </w:p>
    <w:p w14:paraId="59BFDA2B" w14:textId="77777777" w:rsidR="00204120" w:rsidRPr="009317D0" w:rsidRDefault="00204120" w:rsidP="001D0FEB">
      <w:pPr>
        <w:ind w:firstLine="0"/>
        <w:rPr>
          <w:highlight w:val="yellow"/>
        </w:rPr>
      </w:pPr>
    </w:p>
    <w:p w14:paraId="789CBB40" w14:textId="77777777" w:rsidR="006C13EA" w:rsidRDefault="00CF3AD5" w:rsidP="001D0FEB">
      <w:pPr>
        <w:ind w:firstLine="0"/>
      </w:pPr>
      <w:r>
        <w:t xml:space="preserve">where </w:t>
      </w:r>
      <w:r w:rsidR="00210C96">
        <w:rPr>
          <w:i/>
          <w:iCs/>
        </w:rPr>
        <w:t>i, p</w:t>
      </w:r>
      <w:r>
        <w:rPr>
          <w:i/>
          <w:iCs/>
        </w:rPr>
        <w:t xml:space="preserve"> </w:t>
      </w:r>
      <w:r w:rsidRPr="00DF445B">
        <w:t>and</w:t>
      </w:r>
      <w:r>
        <w:rPr>
          <w:i/>
          <w:iCs/>
        </w:rPr>
        <w:t xml:space="preserve"> y</w:t>
      </w:r>
      <w:r>
        <w:t xml:space="preserve"> represent</w:t>
      </w:r>
      <w:r w:rsidR="000A6788">
        <w:t xml:space="preserve"> </w:t>
      </w:r>
      <w:r>
        <w:t>company</w:t>
      </w:r>
      <w:r w:rsidR="00210C96">
        <w:t xml:space="preserve">, production process </w:t>
      </w:r>
      <w:r>
        <w:t>and year</w:t>
      </w:r>
      <w:r w:rsidR="000A6788">
        <w:t xml:space="preserve"> of the baseline period (</w:t>
      </w:r>
      <w:r w:rsidR="000A6788" w:rsidRPr="00CC5DF0">
        <w:t>2020-2023</w:t>
      </w:r>
      <w:r w:rsidR="000A6788">
        <w:t>)</w:t>
      </w:r>
      <w:r>
        <w:t xml:space="preserve">, respectively; </w:t>
      </w:r>
      <w:r w:rsidR="000A6788">
        <w:t>P</w:t>
      </w:r>
      <w:r w:rsidR="007B61AD">
        <w:t>R</w:t>
      </w:r>
      <w:r w:rsidR="000A6788">
        <w:t xml:space="preserve"> (disclosed) represents disclosed crude steel production (kt/year) derived from disclosed information and thus subject to a chosen company-specific consolidation approach; CAP represents nominal crude steel production capacity (kt/year) derived from disclosed </w:t>
      </w:r>
      <w:r w:rsidR="002444BD">
        <w:t xml:space="preserve">or other </w:t>
      </w:r>
      <w:r w:rsidR="000A6788">
        <w:t xml:space="preserve">information and thus </w:t>
      </w:r>
      <w:r w:rsidR="002444BD">
        <w:t xml:space="preserve">may be </w:t>
      </w:r>
      <w:r w:rsidR="000A6788">
        <w:t>subject to a chosen company-specific consolidation approach.</w:t>
      </w:r>
      <w:r w:rsidR="006C13EA">
        <w:t xml:space="preserve"> Because crude steel production data was not available in GEM for all steel production assets the sample companies, we derived PR from disclosed crude steel production information where available. </w:t>
      </w:r>
    </w:p>
    <w:p w14:paraId="0F05269B" w14:textId="067574E5" w:rsidR="00B66D5E" w:rsidRPr="00B66D5E" w:rsidRDefault="006C13EA" w:rsidP="00B66D5E">
      <w:r w:rsidRPr="006C13EA">
        <w:t>Due to the discrepancies of reporting comprehensiveness, quality, and consolidation approaches between sample companies, we applied a c</w:t>
      </w:r>
      <w:r w:rsidR="002444BD" w:rsidRPr="006C13EA">
        <w:t xml:space="preserve">ompany specific approach to derive UR </w:t>
      </w:r>
      <w:r w:rsidR="00B4553E" w:rsidRPr="00C52A2C">
        <w:rPr>
          <w:rFonts w:cs="Times New Roman"/>
        </w:rPr>
        <w:t>for the years 2020</w:t>
      </w:r>
      <w:r w:rsidR="00B4553E">
        <w:rPr>
          <w:rFonts w:cs="Times New Roman"/>
        </w:rPr>
        <w:t>-</w:t>
      </w:r>
      <w:r w:rsidR="00B4553E" w:rsidRPr="00C52A2C">
        <w:rPr>
          <w:rFonts w:cs="Times New Roman"/>
        </w:rPr>
        <w:t>2023</w:t>
      </w:r>
      <w:r w:rsidR="00B4553E">
        <w:rPr>
          <w:rFonts w:cs="Times New Roman"/>
        </w:rPr>
        <w:t xml:space="preserve"> </w:t>
      </w:r>
      <w:r w:rsidR="002444BD" w:rsidRPr="006C13EA">
        <w:t xml:space="preserve">depending on the type </w:t>
      </w:r>
      <w:r w:rsidRPr="006C13EA">
        <w:t xml:space="preserve">of </w:t>
      </w:r>
      <w:r w:rsidR="00630A75" w:rsidRPr="006C13EA">
        <w:t>disclosed</w:t>
      </w:r>
      <w:r w:rsidR="002444BD" w:rsidRPr="006C13EA">
        <w:t xml:space="preserve"> information</w:t>
      </w:r>
      <w:r w:rsidRPr="006C13EA">
        <w:t xml:space="preserve"> available</w:t>
      </w:r>
      <w:r w:rsidR="00630A75" w:rsidRPr="006C13EA">
        <w:t xml:space="preserve">. </w:t>
      </w:r>
      <w:r w:rsidR="008742FB">
        <w:t xml:space="preserve">Subject to data availability, </w:t>
      </w:r>
      <w:r w:rsidR="00185354">
        <w:t>we</w:t>
      </w:r>
      <w:r w:rsidR="0061708B">
        <w:t xml:space="preserve"> ensure</w:t>
      </w:r>
      <w:r w:rsidR="00185354">
        <w:t>d</w:t>
      </w:r>
      <w:r w:rsidR="0061708B">
        <w:t xml:space="preserve"> that the UR is internally consistent in that both P</w:t>
      </w:r>
      <w:r w:rsidR="008742FB">
        <w:t>R (disclosed)</w:t>
      </w:r>
      <w:r w:rsidR="0061708B">
        <w:t xml:space="preserve"> and CAP refer to the same share of </w:t>
      </w:r>
      <w:r w:rsidR="00185354">
        <w:t xml:space="preserve">a company’s </w:t>
      </w:r>
      <w:r w:rsidR="0061708B">
        <w:t>total production capacity</w:t>
      </w:r>
      <w:r w:rsidR="00661F9A">
        <w:t xml:space="preserve"> and number of production assets.</w:t>
      </w:r>
      <w:r w:rsidR="00185354">
        <w:t xml:space="preserve"> </w:t>
      </w:r>
      <w:r w:rsidR="002128E1" w:rsidRPr="00E42ED5">
        <w:t xml:space="preserve">Where available, </w:t>
      </w:r>
      <w:r w:rsidR="00EB66E0" w:rsidRPr="00E42ED5">
        <w:t>we retrieved P (disclosed) and CAP (disclosed) for production plants from mandatory</w:t>
      </w:r>
      <w:r w:rsidR="00EB66E0">
        <w:t xml:space="preserve"> financial reporting (e.g., annual reports, investor presentations), voluntary financial reporting (CDP reports), or other </w:t>
      </w:r>
      <w:r w:rsidR="00E42ED5">
        <w:t xml:space="preserve">company </w:t>
      </w:r>
      <w:r w:rsidR="00EB66E0">
        <w:t xml:space="preserve">sources </w:t>
      </w:r>
      <w:r w:rsidR="00E42ED5">
        <w:t xml:space="preserve">such </w:t>
      </w:r>
      <w:r w:rsidR="00E42ED5" w:rsidRPr="00B66D5E">
        <w:t xml:space="preserve">as </w:t>
      </w:r>
      <w:r w:rsidR="00EB66E0" w:rsidRPr="00B66D5E">
        <w:t xml:space="preserve">company websites </w:t>
      </w:r>
      <w:r w:rsidR="00210C96" w:rsidRPr="00B66D5E">
        <w:t>(</w:t>
      </w:r>
      <w:r w:rsidR="00E42ED5" w:rsidRPr="00B66D5E">
        <w:t xml:space="preserve">in order of priority, </w:t>
      </w:r>
      <w:r w:rsidR="00210C96" w:rsidRPr="00B66D5E">
        <w:t xml:space="preserve">see </w:t>
      </w:r>
      <w:r w:rsidR="00210C96" w:rsidRPr="00B66D5E">
        <w:rPr>
          <w:i/>
          <w:iCs/>
        </w:rPr>
        <w:t xml:space="preserve">Supplementary </w:t>
      </w:r>
      <w:r w:rsidR="00AD1FCE">
        <w:rPr>
          <w:i/>
          <w:iCs/>
        </w:rPr>
        <w:t>Information</w:t>
      </w:r>
      <w:r w:rsidR="00210C96" w:rsidRPr="00B66D5E">
        <w:t>)</w:t>
      </w:r>
      <w:r w:rsidR="00E42ED5" w:rsidRPr="00B66D5E">
        <w:t xml:space="preserve">. </w:t>
      </w:r>
      <w:r w:rsidR="00735C9D" w:rsidRPr="00B66D5E">
        <w:t xml:space="preserve">Where company disclosure on </w:t>
      </w:r>
      <w:r w:rsidR="00E42ED5" w:rsidRPr="00B66D5E">
        <w:t>P</w:t>
      </w:r>
      <w:r w:rsidR="00B66D5E" w:rsidRPr="00B66D5E">
        <w:t>R</w:t>
      </w:r>
      <w:r w:rsidR="00E42ED5" w:rsidRPr="00B66D5E">
        <w:t xml:space="preserve"> (disclosed) </w:t>
      </w:r>
      <w:r w:rsidR="00735C9D" w:rsidRPr="00B66D5E">
        <w:t xml:space="preserve">was missing, we took the total crude steel production reported by the World Steel Association. </w:t>
      </w:r>
    </w:p>
    <w:p w14:paraId="03969FCA" w14:textId="20A400C3" w:rsidR="00AC3C33" w:rsidRDefault="00735C9D" w:rsidP="00B66D5E">
      <w:r w:rsidRPr="00B66D5E">
        <w:t xml:space="preserve">We applied the company-specific UR to all individually modelled production routes of all steel production assets, thus neglecting if companies operate </w:t>
      </w:r>
      <w:r w:rsidR="00B540D9" w:rsidRPr="00B66D5E">
        <w:t xml:space="preserve">production </w:t>
      </w:r>
      <w:r w:rsidRPr="00B66D5E">
        <w:t>assets at different URs.</w:t>
      </w:r>
      <w:r w:rsidR="00B540D9" w:rsidRPr="00B66D5E">
        <w:t xml:space="preserve"> </w:t>
      </w:r>
      <w:r w:rsidR="00981598" w:rsidRPr="00B66D5E">
        <w:t xml:space="preserve">The production output </w:t>
      </w:r>
      <w:r w:rsidR="00B540D9" w:rsidRPr="00B66D5E">
        <w:t xml:space="preserve">for each production route at each plant </w:t>
      </w:r>
      <w:r w:rsidR="00981598" w:rsidRPr="00B66D5E">
        <w:t xml:space="preserve">was modelled based on </w:t>
      </w:r>
      <w:r w:rsidR="00B540D9" w:rsidRPr="00B66D5E">
        <w:t>company-</w:t>
      </w:r>
      <w:r w:rsidR="00B540D9" w:rsidRPr="00B66D5E">
        <w:lastRenderedPageBreak/>
        <w:t xml:space="preserve">wide </w:t>
      </w:r>
      <w:r w:rsidR="00981598" w:rsidRPr="00B66D5E">
        <w:t xml:space="preserve">UR and </w:t>
      </w:r>
      <w:r w:rsidR="00B540D9" w:rsidRPr="00B66D5E">
        <w:t xml:space="preserve">the plant’s </w:t>
      </w:r>
      <w:r w:rsidR="00981598" w:rsidRPr="00B66D5E">
        <w:t>nominal crude steel capacity</w:t>
      </w:r>
      <w:r w:rsidR="00B540D9" w:rsidRPr="00B66D5E">
        <w:t xml:space="preserve"> as suggested by previous studies</w:t>
      </w:r>
      <w:r w:rsidR="00B540D9" w:rsidRPr="00B66D5E">
        <w:fldChar w:fldCharType="begin" w:fldLock="1"/>
      </w:r>
      <w:r w:rsidR="006203E8">
        <w:instrText>ADDIN CSL_CITATION {"citationItems":[{"id":"ITEM-1","itemData":{"DOI":"10.1038/s41558-023-01808-z","author":[{"dropping-particle":"","family":"Xu","given":"Ruochong","non-dropping-particle":"","parse-names":false,"suffix":""},{"dropping-particle":"","family":"Tong","given":"Dan","non-dropping-particle":"","parse-names":false,"suffix":""},{"dropping-particle":"","family":"Davis","given":"Steven J","non-dropping-particle":"","parse-names":false,"suffix":""},{"dropping-particle":"","family":"Qin","given":"Xinying","non-dropping-particle":"","parse-names":false,"suffix":""},{"dropping-particle":"","family":"Cheng","given":"Jing","non-dropping-particle":"","parse-names":false,"suffix":""},{"dropping-particle":"","family":"Shi","given":"Qinren","non-dropping-particle":"","parse-names":false,"suffix":""},{"dropping-particle":"","family":"Liu","given":"Yang","non-dropping-particle":"","parse-names":false,"suffix":""},{"dropping-particle":"","family":"Chen","given":"Cuihong","non-dropping-particle":"","parse-names":false,"suffix":""},{"dropping-particle":"","family":"Yan","given":"Liu","non-dropping-particle":"","parse-names":false,"suffix":""},{"dropping-particle":"","family":"Yan","given":"Xizhe","non-dropping-particle":"","parse-names":false,"suffix":""},{"dropping-particle":"","family":"Wang","given":"Huaxuan","non-dropping-particle":"","parse-names":false,"suffix":""},{"dropping-particle":"","family":"Zheng","given":"Dongsheng","non-dropping-particle":"","parse-names":false,"suffix":""},{"dropping-particle":"","family":"He","given":"Kebin","non-dropping-particle":"","parse-names":false,"suffix":""},{"dropping-particle":"","family":"Zhang","given":"Qiang","non-dropping-particle":"","parse-names":false,"suffix":""}],"container-title":"Nature Climate Change","id":"ITEM-1","issue":"October","issued":{"date-parts":[["2023"]]},"page":"1067–1074","publisher":"Springer US","title":"Plant-by-plant decarbonization strategies for the global steel industry","type":"article-journal","volume":"13"},"uris":["http://www.mendeley.com/documents/?uuid=3f1981e3-605f-4e0a-a9a9-08958cb0186a"]}],"mendeley":{"formattedCitation":"&lt;sup&gt;56&lt;/sup&gt;","plainTextFormattedCitation":"56","previouslyFormattedCitation":"&lt;sup&gt;55&lt;/sup&gt;"},"properties":{"noteIndex":0},"schema":"https://github.com/citation-style-language/schema/raw/master/csl-citation.json"}</w:instrText>
      </w:r>
      <w:r w:rsidR="00B540D9" w:rsidRPr="00B66D5E">
        <w:fldChar w:fldCharType="separate"/>
      </w:r>
      <w:r w:rsidR="006203E8" w:rsidRPr="006203E8">
        <w:rPr>
          <w:noProof/>
          <w:vertAlign w:val="superscript"/>
        </w:rPr>
        <w:t>56</w:t>
      </w:r>
      <w:r w:rsidR="00B540D9" w:rsidRPr="00B66D5E">
        <w:fldChar w:fldCharType="end"/>
      </w:r>
      <w:r w:rsidR="00981598" w:rsidRPr="00B66D5E">
        <w:t xml:space="preserve">. </w:t>
      </w:r>
      <w:r w:rsidR="00B540D9" w:rsidRPr="00B66D5E">
        <w:t xml:space="preserve">To model the capacity utilization rate for each production process of each steel production asset until the end of the benchmark scenario time horizon (2024-2050), we kept constant the four-year historic average for each production process for the baseline period (2020-2023). </w:t>
      </w:r>
      <w:r w:rsidR="003A6D1D" w:rsidRPr="00B66D5E">
        <w:t xml:space="preserve">For newly added production plants, we assumed a UR of the average across all production assets in the same year. </w:t>
      </w:r>
      <w:r w:rsidR="0078771F" w:rsidRPr="00B66D5E">
        <w:t xml:space="preserve">We excluded the cyclical nature of the global steel market from modelling the future UR to </w:t>
      </w:r>
      <w:r w:rsidR="00981598" w:rsidRPr="00B66D5E">
        <w:t>avoid</w:t>
      </w:r>
      <w:r w:rsidR="0078771F" w:rsidRPr="00B66D5E">
        <w:t xml:space="preserve"> decreasing steel demand would lead to decreasing CO2 emissions.</w:t>
      </w:r>
      <w:r w:rsidR="0078771F">
        <w:t xml:space="preserve">  </w:t>
      </w:r>
    </w:p>
    <w:p w14:paraId="09198B36" w14:textId="132AB2A1" w:rsidR="00BD01FC" w:rsidRDefault="00BE0A89" w:rsidP="000C625B">
      <w:r w:rsidRPr="00735C9D">
        <w:rPr>
          <w:i/>
          <w:iCs/>
        </w:rPr>
        <w:t>Emission factor</w:t>
      </w:r>
      <w:r w:rsidR="000C56E7" w:rsidRPr="00735C9D">
        <w:rPr>
          <w:i/>
          <w:iCs/>
        </w:rPr>
        <w:t>s</w:t>
      </w:r>
      <w:r w:rsidR="00735C9D">
        <w:rPr>
          <w:i/>
          <w:iCs/>
        </w:rPr>
        <w:t xml:space="preserve">. </w:t>
      </w:r>
      <w:r w:rsidR="00094383">
        <w:t xml:space="preserve">In this study, </w:t>
      </w:r>
      <w:r w:rsidR="006E2621" w:rsidRPr="006E2621">
        <w:t>direct CO</w:t>
      </w:r>
      <w:r w:rsidR="006E2621" w:rsidRPr="003A610B">
        <w:rPr>
          <w:vertAlign w:val="subscript"/>
        </w:rPr>
        <w:t>2</w:t>
      </w:r>
      <w:r w:rsidR="006E2621" w:rsidRPr="006E2621">
        <w:t xml:space="preserve"> emissions from crude steel production processes </w:t>
      </w:r>
      <w:r w:rsidR="00094383">
        <w:t xml:space="preserve">are estimated </w:t>
      </w:r>
      <w:r w:rsidR="00740C52">
        <w:t xml:space="preserve">for each production route </w:t>
      </w:r>
      <w:r w:rsidR="00094383">
        <w:t>at the steel</w:t>
      </w:r>
      <w:r w:rsidR="00740C52">
        <w:t xml:space="preserve"> plant</w:t>
      </w:r>
      <w:r w:rsidR="00094383">
        <w:t xml:space="preserve"> level</w:t>
      </w:r>
      <w:r w:rsidR="001B5AE9">
        <w:t>.</w:t>
      </w:r>
      <w:r w:rsidR="00094383">
        <w:t xml:space="preserve"> </w:t>
      </w:r>
      <w:r w:rsidR="003B119D">
        <w:t>We estimate direct CO</w:t>
      </w:r>
      <w:r w:rsidR="003B119D" w:rsidRPr="003A610B">
        <w:rPr>
          <w:vertAlign w:val="subscript"/>
        </w:rPr>
        <w:t>2</w:t>
      </w:r>
      <w:r w:rsidR="003B119D">
        <w:t xml:space="preserve"> emissions based on crude steel production output (in MTPA) at the production route level by </w:t>
      </w:r>
      <w:r w:rsidR="003B119D" w:rsidRPr="006E2621">
        <w:t xml:space="preserve">applying </w:t>
      </w:r>
      <w:r w:rsidR="003B119D">
        <w:t>production route and (where available) country specific</w:t>
      </w:r>
      <w:r w:rsidR="00F62921">
        <w:t xml:space="preserve"> default</w:t>
      </w:r>
      <w:r w:rsidR="003B119D">
        <w:t xml:space="preserve"> </w:t>
      </w:r>
      <w:r w:rsidR="003B119D" w:rsidRPr="006E2621">
        <w:t xml:space="preserve">EFs </w:t>
      </w:r>
      <w:r w:rsidR="003B119D">
        <w:t xml:space="preserve">representing </w:t>
      </w:r>
      <w:r w:rsidR="003B119D" w:rsidRPr="00A42805">
        <w:t>direct CO</w:t>
      </w:r>
      <w:r w:rsidR="003B119D" w:rsidRPr="003A610B">
        <w:rPr>
          <w:vertAlign w:val="subscript"/>
        </w:rPr>
        <w:t>2</w:t>
      </w:r>
      <w:r w:rsidR="003B119D" w:rsidRPr="00A42805">
        <w:t xml:space="preserve"> emissions resulting f</w:t>
      </w:r>
      <w:r w:rsidR="003B119D">
        <w:t>or one ton of crude steel produced (in tCO</w:t>
      </w:r>
      <w:r w:rsidR="003B119D" w:rsidRPr="006E2621">
        <w:t>2</w:t>
      </w:r>
      <w:r w:rsidR="003B119D">
        <w:t>).</w:t>
      </w:r>
      <w:r w:rsidR="00B24E67">
        <w:t xml:space="preserve"> </w:t>
      </w:r>
      <w:r w:rsidR="000C625B">
        <w:t xml:space="preserve">The EF for total crude steel production output was estimated by estimated by equation (4): </w:t>
      </w:r>
    </w:p>
    <w:p w14:paraId="04F4D82C" w14:textId="5DA3560A" w:rsidR="001B5AE9" w:rsidRPr="00AC3C33" w:rsidRDefault="000C625B" w:rsidP="001B5AE9">
      <w:pPr>
        <w:rPr>
          <w:rFonts w:eastAsiaTheme="minorEastAsia"/>
        </w:rPr>
      </w:pPr>
      <w:r>
        <w:tab/>
      </w:r>
      <w:r>
        <w:tab/>
      </w:r>
      <w:r>
        <w:tab/>
      </w:r>
      <w:r>
        <w:tab/>
      </w:r>
      <w:r>
        <w:tab/>
      </w:r>
      <w:r>
        <w:tab/>
      </w:r>
      <w:r>
        <w:tab/>
      </w:r>
      <w:r>
        <w:tab/>
      </w:r>
      <w:r>
        <w:tab/>
      </w:r>
      <w:r>
        <w:tab/>
      </w:r>
      <w:r>
        <w:tab/>
      </w:r>
      <w:r>
        <w:tab/>
      </w:r>
      <w:r>
        <w:tab/>
      </w:r>
      <w:r>
        <w:tab/>
      </w:r>
      <w:r>
        <w:tab/>
      </w:r>
      <m:oMath>
        <m:sSub>
          <m:sSubPr>
            <m:ctrlPr>
              <w:rPr>
                <w:rFonts w:ascii="Cambria Math" w:hAnsi="Cambria Math"/>
                <w:i/>
              </w:rPr>
            </m:ctrlPr>
          </m:sSubPr>
          <m:e>
            <m:r>
              <w:rPr>
                <w:rFonts w:ascii="Cambria Math" w:hAnsi="Cambria Math"/>
              </w:rPr>
              <m:t>EF</m:t>
            </m:r>
          </m:e>
          <m:sub>
            <m:r>
              <w:rPr>
                <w:rFonts w:ascii="Cambria Math" w:hAnsi="Cambria Math"/>
              </w:rPr>
              <m:t>c, p</m:t>
            </m:r>
          </m:sub>
        </m:sSub>
        <m:r>
          <w:rPr>
            <w:rFonts w:ascii="Cambria Math" w:hAnsi="Cambria Math"/>
          </w:rPr>
          <m:t xml:space="preserve">= </m:t>
        </m:r>
        <m:sSub>
          <m:sSubPr>
            <m:ctrlPr>
              <w:rPr>
                <w:rFonts w:ascii="Cambria Math" w:hAnsi="Cambria Math"/>
                <w:i/>
              </w:rPr>
            </m:ctrlPr>
          </m:sSubPr>
          <m:e>
            <m:r>
              <w:rPr>
                <w:rFonts w:ascii="Cambria Math" w:hAnsi="Cambria Math"/>
              </w:rPr>
              <m:t>EF</m:t>
            </m:r>
          </m:e>
          <m:sub>
            <m:r>
              <w:rPr>
                <w:rFonts w:ascii="Cambria Math" w:hAnsi="Cambria Math"/>
              </w:rPr>
              <m:t xml:space="preserve"> pre-processing </m:t>
            </m:r>
          </m:sub>
        </m:sSub>
        <m:r>
          <w:rPr>
            <w:rFonts w:ascii="Cambria Math" w:hAnsi="Cambria Math"/>
          </w:rPr>
          <m:t xml:space="preserve">+ </m:t>
        </m:r>
        <m:sSub>
          <m:sSubPr>
            <m:ctrlPr>
              <w:rPr>
                <w:rFonts w:ascii="Cambria Math" w:hAnsi="Cambria Math"/>
                <w:i/>
              </w:rPr>
            </m:ctrlPr>
          </m:sSubPr>
          <m:e>
            <m:r>
              <w:rPr>
                <w:rFonts w:ascii="Cambria Math" w:hAnsi="Cambria Math"/>
              </w:rPr>
              <m:t>EF</m:t>
            </m:r>
          </m:e>
          <m:sub>
            <m:r>
              <w:rPr>
                <w:rFonts w:ascii="Cambria Math" w:hAnsi="Cambria Math"/>
              </w:rPr>
              <m:t>iron production</m:t>
            </m:r>
          </m:sub>
        </m:sSub>
        <m:r>
          <w:rPr>
            <w:rFonts w:ascii="Cambria Math" w:hAnsi="Cambria Math"/>
          </w:rPr>
          <m:t>+</m:t>
        </m:r>
        <m:sSub>
          <m:sSubPr>
            <m:ctrlPr>
              <w:rPr>
                <w:rFonts w:ascii="Cambria Math" w:hAnsi="Cambria Math"/>
                <w:i/>
              </w:rPr>
            </m:ctrlPr>
          </m:sSubPr>
          <m:e>
            <m:r>
              <w:rPr>
                <w:rFonts w:ascii="Cambria Math" w:hAnsi="Cambria Math"/>
              </w:rPr>
              <m:t>EF</m:t>
            </m:r>
          </m:e>
          <m:sub>
            <m:r>
              <w:rPr>
                <w:rFonts w:ascii="Cambria Math" w:hAnsi="Cambria Math"/>
              </w:rPr>
              <m:t xml:space="preserve"> steel production </m:t>
            </m:r>
          </m:sub>
        </m:sSub>
      </m:oMath>
      <w:r>
        <w:tab/>
      </w:r>
      <w:r>
        <w:rPr>
          <w:rFonts w:eastAsiaTheme="minorEastAsia"/>
        </w:rPr>
        <w:t>(</w:t>
      </w:r>
      <w:r w:rsidR="00204120">
        <w:rPr>
          <w:rFonts w:eastAsiaTheme="minorEastAsia"/>
        </w:rPr>
        <w:t>5</w:t>
      </w:r>
      <w:r>
        <w:rPr>
          <w:rFonts w:eastAsiaTheme="minorEastAsia"/>
        </w:rPr>
        <w:t>)</w:t>
      </w:r>
    </w:p>
    <w:p w14:paraId="6F87503F" w14:textId="77777777" w:rsidR="001B5AE9" w:rsidRDefault="001B5AE9" w:rsidP="00D81CE2"/>
    <w:p w14:paraId="55CC3430" w14:textId="0F94CCB3" w:rsidR="00204120" w:rsidRDefault="000C625B" w:rsidP="00972FBD">
      <w:pPr>
        <w:ind w:firstLine="0"/>
      </w:pPr>
      <w:r>
        <w:t xml:space="preserve">where </w:t>
      </w:r>
      <w:r w:rsidRPr="00B76231">
        <w:rPr>
          <w:i/>
          <w:iCs/>
        </w:rPr>
        <w:t>c</w:t>
      </w:r>
      <w:r>
        <w:rPr>
          <w:i/>
          <w:iCs/>
        </w:rPr>
        <w:t xml:space="preserve"> </w:t>
      </w:r>
      <w:r w:rsidRPr="000C625B">
        <w:t>and</w:t>
      </w:r>
      <w:r>
        <w:rPr>
          <w:i/>
          <w:iCs/>
        </w:rPr>
        <w:t xml:space="preserve"> p </w:t>
      </w:r>
      <w:r>
        <w:t>represent country and production</w:t>
      </w:r>
      <w:r w:rsidR="007D0E17">
        <w:t xml:space="preserve"> route</w:t>
      </w:r>
      <w:r>
        <w:t xml:space="preserve">, respectively; EF </w:t>
      </w:r>
      <w:r>
        <w:rPr>
          <w:vertAlign w:val="subscript"/>
        </w:rPr>
        <w:t>pre-processing</w:t>
      </w:r>
      <w:r>
        <w:t xml:space="preserve"> represents the EF for direct CO</w:t>
      </w:r>
      <w:r w:rsidRPr="000C625B">
        <w:rPr>
          <w:vertAlign w:val="subscript"/>
        </w:rPr>
        <w:t>2</w:t>
      </w:r>
      <w:r>
        <w:t xml:space="preserve"> emissions from sinter, coke, and pellet production (in tCO2/t product output); EF </w:t>
      </w:r>
      <w:r>
        <w:rPr>
          <w:vertAlign w:val="subscript"/>
        </w:rPr>
        <w:t xml:space="preserve">iron production </w:t>
      </w:r>
      <w:r>
        <w:t>represents the EF for direct CO</w:t>
      </w:r>
      <w:r w:rsidRPr="000C625B">
        <w:rPr>
          <w:vertAlign w:val="subscript"/>
        </w:rPr>
        <w:t>2</w:t>
      </w:r>
      <w:r>
        <w:t xml:space="preserve"> emissions from iron production processes (in tCO2/t product output); and EF </w:t>
      </w:r>
      <w:r>
        <w:rPr>
          <w:vertAlign w:val="subscript"/>
        </w:rPr>
        <w:t xml:space="preserve">steel production </w:t>
      </w:r>
      <w:r>
        <w:t>represents the EF for</w:t>
      </w:r>
      <w:r w:rsidRPr="000C625B">
        <w:t xml:space="preserve"> </w:t>
      </w:r>
      <w:r>
        <w:t>direct CO</w:t>
      </w:r>
      <w:r w:rsidRPr="000C625B">
        <w:rPr>
          <w:vertAlign w:val="subscript"/>
        </w:rPr>
        <w:t>2</w:t>
      </w:r>
      <w:r>
        <w:t xml:space="preserve"> emissions from steel production processes (in tCO2/t crude steel produced). For this we conducted a literature review to find the most suitable EFs for different steel production routes and individual decarbonization technologies (</w:t>
      </w:r>
      <w:r w:rsidRPr="009A42A3">
        <w:rPr>
          <w:i/>
          <w:iCs/>
        </w:rPr>
        <w:t xml:space="preserve">see </w:t>
      </w:r>
      <w:r w:rsidR="00346BEB" w:rsidRPr="009A42A3">
        <w:rPr>
          <w:i/>
          <w:iCs/>
        </w:rPr>
        <w:t xml:space="preserve">Supplementary </w:t>
      </w:r>
      <w:r w:rsidRPr="009A42A3">
        <w:rPr>
          <w:i/>
          <w:iCs/>
        </w:rPr>
        <w:t xml:space="preserve">Table </w:t>
      </w:r>
      <w:r w:rsidR="00346BEB" w:rsidRPr="009A42A3">
        <w:rPr>
          <w:i/>
          <w:iCs/>
        </w:rPr>
        <w:t>1</w:t>
      </w:r>
      <w:r w:rsidRPr="009A42A3">
        <w:rPr>
          <w:i/>
          <w:iCs/>
        </w:rPr>
        <w:t xml:space="preserve"> for</w:t>
      </w:r>
      <w:r w:rsidRPr="0042074F">
        <w:rPr>
          <w:i/>
          <w:iCs/>
        </w:rPr>
        <w:t xml:space="preserve"> EF modelling inputs</w:t>
      </w:r>
      <w:r w:rsidRPr="0042074F">
        <w:t>).</w:t>
      </w:r>
      <w:r>
        <w:t xml:space="preserve"> </w:t>
      </w:r>
    </w:p>
    <w:p w14:paraId="366330B8" w14:textId="5E289440" w:rsidR="00CA0882" w:rsidRDefault="00D81CE2" w:rsidP="00204120">
      <w:r>
        <w:t xml:space="preserve">We modelled </w:t>
      </w:r>
      <w:r w:rsidR="00F20A85">
        <w:t>direct CO</w:t>
      </w:r>
      <w:r w:rsidR="00F20A85" w:rsidRPr="00F20A85">
        <w:rPr>
          <w:vertAlign w:val="subscript"/>
        </w:rPr>
        <w:t>2</w:t>
      </w:r>
      <w:r w:rsidR="00F20A85">
        <w:t xml:space="preserve"> emissions fo</w:t>
      </w:r>
      <w:r w:rsidR="00F20A85" w:rsidRPr="0042074F">
        <w:t xml:space="preserve">r </w:t>
      </w:r>
      <w:r w:rsidR="00CA0882" w:rsidRPr="0042074F">
        <w:t>four</w:t>
      </w:r>
      <w:r>
        <w:t xml:space="preserve"> different production routes: (1) the integrated BF-BOF production route, (2) scrap-EAF, (3) DRI-EAF</w:t>
      </w:r>
      <w:r w:rsidR="00283F02">
        <w:t xml:space="preserve">, </w:t>
      </w:r>
      <w:r w:rsidR="00D979F9">
        <w:t>for which we</w:t>
      </w:r>
      <w:r w:rsidR="00283F02">
        <w:t xml:space="preserve"> differentiated between</w:t>
      </w:r>
      <w:r>
        <w:t xml:space="preserve"> natural gas</w:t>
      </w:r>
      <w:r w:rsidR="00283F02">
        <w:t xml:space="preserve">, </w:t>
      </w:r>
      <w:r w:rsidR="003E0B12">
        <w:t>coal</w:t>
      </w:r>
      <w:r w:rsidR="00D979F9">
        <w:t xml:space="preserve">, and </w:t>
      </w:r>
      <w:r w:rsidR="00FF416A">
        <w:t xml:space="preserve">green </w:t>
      </w:r>
      <w:r w:rsidR="00D979F9">
        <w:t>hydrogen-</w:t>
      </w:r>
      <w:r w:rsidR="003E0B12">
        <w:t>based</w:t>
      </w:r>
      <w:r w:rsidR="00C050C0">
        <w:t xml:space="preserve"> (H2)</w:t>
      </w:r>
      <w:r w:rsidR="00283F02">
        <w:t xml:space="preserve"> </w:t>
      </w:r>
      <w:r w:rsidR="00D979F9">
        <w:t xml:space="preserve">DRI-EAF </w:t>
      </w:r>
      <w:r w:rsidR="00283F02">
        <w:t>production processes</w:t>
      </w:r>
      <w:r w:rsidR="00CA0882">
        <w:t>, as well as DRI-BOF, for which we differentiated between natural gas and H2-based DRI-BOF production processes</w:t>
      </w:r>
      <w:r>
        <w:t>.</w:t>
      </w:r>
      <w:r w:rsidR="00201E7C">
        <w:rPr>
          <w:rStyle w:val="FootnoteReference"/>
        </w:rPr>
        <w:footnoteReference w:id="3"/>
      </w:r>
    </w:p>
    <w:p w14:paraId="48A3C538" w14:textId="504A0993" w:rsidR="00C222FD" w:rsidRDefault="003E0885" w:rsidP="00717371">
      <w:r>
        <w:t xml:space="preserve">For </w:t>
      </w:r>
      <w:r w:rsidR="00F20A85" w:rsidRPr="00717371">
        <w:t xml:space="preserve">the integrated </w:t>
      </w:r>
      <w:r w:rsidRPr="00717371">
        <w:t xml:space="preserve">BF-BOF route, which dominates global </w:t>
      </w:r>
      <w:r w:rsidR="00456F54" w:rsidRPr="00717371">
        <w:t xml:space="preserve">crude steel </w:t>
      </w:r>
      <w:r w:rsidRPr="00717371">
        <w:t>production output (~7</w:t>
      </w:r>
      <w:r w:rsidR="00C85742" w:rsidRPr="00717371">
        <w:t>2</w:t>
      </w:r>
      <w:r w:rsidRPr="00717371">
        <w:t>%)</w:t>
      </w:r>
      <w:r w:rsidR="00E81133" w:rsidRPr="00717371">
        <w:fldChar w:fldCharType="begin" w:fldLock="1"/>
      </w:r>
      <w:r w:rsidR="006203E8">
        <w:instrText>ADDIN CSL_CITATION {"citationItems":[{"id":"ITEM-1","itemData":{"author":[{"dropping-particle":"","family":"World Steel Association","given":"","non-dropping-particle":"","parse-names":false,"suffix":""}],"id":"ITEM-1","issued":{"date-parts":[["2022"]]},"title":"World Steel in Figures 2022","type":"report"},"uris":["http://www.mendeley.com/documents/?uuid=b3eae4d1-1530-4bd8-b6e6-58f1d7cc1cd9"]}],"mendeley":{"formattedCitation":"&lt;sup&gt;37&lt;/sup&gt;","plainTextFormattedCitation":"37","previouslyFormattedCitation":"&lt;sup&gt;36&lt;/sup&gt;"},"properties":{"noteIndex":0},"schema":"https://github.com/citation-style-language/schema/raw/master/csl-citation.json"}</w:instrText>
      </w:r>
      <w:r w:rsidR="00E81133" w:rsidRPr="00717371">
        <w:fldChar w:fldCharType="separate"/>
      </w:r>
      <w:r w:rsidR="006203E8" w:rsidRPr="006203E8">
        <w:rPr>
          <w:noProof/>
          <w:vertAlign w:val="superscript"/>
        </w:rPr>
        <w:t>37</w:t>
      </w:r>
      <w:r w:rsidR="00E81133" w:rsidRPr="00717371">
        <w:fldChar w:fldCharType="end"/>
      </w:r>
      <w:r w:rsidRPr="00717371">
        <w:t>, we</w:t>
      </w:r>
      <w:r>
        <w:t xml:space="preserve"> applied </w:t>
      </w:r>
      <w:r w:rsidR="003B119D">
        <w:t xml:space="preserve">country specific </w:t>
      </w:r>
      <w:r w:rsidR="003B119D" w:rsidRPr="006E2621">
        <w:t>EFs</w:t>
      </w:r>
      <w:r w:rsidR="003B119D">
        <w:t xml:space="preserve"> </w:t>
      </w:r>
      <w:r w:rsidR="00286F58">
        <w:t xml:space="preserve">for 13 countries and the EU </w:t>
      </w:r>
      <w:r w:rsidR="003B119D">
        <w:t xml:space="preserve">ranging from </w:t>
      </w:r>
      <w:r w:rsidR="00286F58">
        <w:t>1.76-3.72 tCO</w:t>
      </w:r>
      <w:r w:rsidR="007A4D40" w:rsidRPr="00F20A85">
        <w:rPr>
          <w:vertAlign w:val="subscript"/>
        </w:rPr>
        <w:t>2</w:t>
      </w:r>
      <w:r w:rsidR="00286F58">
        <w:t>/t steel (</w:t>
      </w:r>
      <w:r w:rsidR="00F84D51">
        <w:t>avg.</w:t>
      </w:r>
      <w:r w:rsidR="00286F58">
        <w:t xml:space="preserve"> = 2.31 tCO2/t steel)</w:t>
      </w:r>
      <w:r w:rsidR="00286F58">
        <w:fldChar w:fldCharType="begin" w:fldLock="1"/>
      </w:r>
      <w:r w:rsidR="006203E8">
        <w:instrText>ADDIN CSL_CITATION {"citationItems":[{"id":"ITEM-1","itemData":{"DOI":"10.2760/170198","author":[{"dropping-particle":"","family":"Koolen","given":"D.","non-dropping-particle":"","parse-names":false,"suffix":""},{"dropping-particle":"","family":"Vidovic","given":"D.","non-dropping-particle":"","parse-names":false,"suffix":""}],"id":"ITEM-1","issued":{"date-parts":[["2022"]]},"title":"Greenhouse gas intensities of the EU steel industry and its trading partners,","type":"report"},"uris":["http://www.mendeley.com/documents/?uuid=972ce201-51d9-4fd0-acae-1eca08bd32ce"]}],"mendeley":{"formattedCitation":"&lt;sup&gt;57&lt;/sup&gt;","plainTextFormattedCitation":"57","previouslyFormattedCitation":"&lt;sup&gt;56&lt;/sup&gt;"},"properties":{"noteIndex":0},"schema":"https://github.com/citation-style-language/schema/raw/master/csl-citation.json"}</w:instrText>
      </w:r>
      <w:r w:rsidR="00286F58">
        <w:fldChar w:fldCharType="separate"/>
      </w:r>
      <w:r w:rsidR="006203E8" w:rsidRPr="006203E8">
        <w:rPr>
          <w:noProof/>
          <w:vertAlign w:val="superscript"/>
        </w:rPr>
        <w:t>57</w:t>
      </w:r>
      <w:r w:rsidR="00286F58">
        <w:fldChar w:fldCharType="end"/>
      </w:r>
      <w:r w:rsidR="00972FBD">
        <w:t xml:space="preserve"> which account for direct CO</w:t>
      </w:r>
      <w:r w:rsidR="00972FBD" w:rsidRPr="00972FBD">
        <w:rPr>
          <w:vertAlign w:val="subscript"/>
        </w:rPr>
        <w:t>2</w:t>
      </w:r>
      <w:r w:rsidR="00972FBD">
        <w:t xml:space="preserve"> emissions from sinter, coke, and pellet production, BF-based iron production, as well as BOF-based crude steel production.</w:t>
      </w:r>
      <w:r w:rsidR="00286F58">
        <w:t xml:space="preserve"> </w:t>
      </w:r>
      <w:r w:rsidR="00F65F12">
        <w:t xml:space="preserve">For variations of the BF-based primary steel production route that include a </w:t>
      </w:r>
      <w:r w:rsidR="007E654C">
        <w:t>EAF for steel making from pig iron</w:t>
      </w:r>
      <w:r w:rsidR="00BC2670">
        <w:t xml:space="preserve"> (e.g., in China)</w:t>
      </w:r>
      <w:r w:rsidR="007E654C">
        <w:t xml:space="preserve">, we </w:t>
      </w:r>
      <w:r w:rsidR="00BC2670">
        <w:t xml:space="preserve">applied </w:t>
      </w:r>
      <w:r w:rsidR="007E654C">
        <w:t xml:space="preserve">the EF of the BF-BOF production route since the BF </w:t>
      </w:r>
      <w:r w:rsidR="00046D5E">
        <w:t xml:space="preserve">process typically </w:t>
      </w:r>
      <w:r w:rsidR="007E654C">
        <w:t>accounts for ~</w:t>
      </w:r>
      <w:r w:rsidR="00A16F69">
        <w:t>69</w:t>
      </w:r>
      <w:r w:rsidR="007E654C">
        <w:t>% of CO</w:t>
      </w:r>
      <w:r w:rsidR="007A4D40" w:rsidRPr="00F20A85">
        <w:rPr>
          <w:vertAlign w:val="subscript"/>
        </w:rPr>
        <w:t>2</w:t>
      </w:r>
      <w:r w:rsidR="007E654C">
        <w:t xml:space="preserve"> emissions</w:t>
      </w:r>
      <w:r w:rsidR="00046D5E">
        <w:t xml:space="preserve">, </w:t>
      </w:r>
      <w:r w:rsidR="007E654C">
        <w:t>while BOF-based steelmaking only accounts for ~11% of CO</w:t>
      </w:r>
      <w:r w:rsidR="007A4D40" w:rsidRPr="00F20A85">
        <w:rPr>
          <w:vertAlign w:val="subscript"/>
        </w:rPr>
        <w:t>2</w:t>
      </w:r>
      <w:r w:rsidR="007E654C">
        <w:t xml:space="preserve"> emissions</w:t>
      </w:r>
      <w:r w:rsidR="00BC2670">
        <w:t xml:space="preserve"> of the BF-BOF production route</w:t>
      </w:r>
      <w:r w:rsidR="007E654C">
        <w:t>.</w:t>
      </w:r>
      <w:r w:rsidR="00046D5E">
        <w:fldChar w:fldCharType="begin" w:fldLock="1"/>
      </w:r>
      <w:r w:rsidR="006203E8">
        <w:instrText>ADDIN CSL_CITATION {"citationItems":[{"id":"ITEM-1","itemData":{"DOI":"10.1016/j.mineng.2007.02.007","ISSN":"08926875","abstract":"The world wide discussion on climate change caused by CO2 and other greenhouse gases (GHGs) attributable to human activities has put the focus on the energy intensive production technologies for iron and steelmaking. Taking into account the enormous production increase for these versatile materials in the last years, modern technologies with lower CO2 and GHGs emissions are imperative to keep at least today's status, though a decrease is challenged. Outokumpu Technology has developed direct reduction technologies that allow in combination with smelting reduction processes or electric arc furnaces a substantial lowering of CO2 emissions. In the presented contribution to MMME 06 three examples will be given:. The Circofer® process, already demonstrated in pilot plant scale, uses coal as reductant in a two stage CFB (circulating fluidized bed)/FB (fluidized bed) reactor configuration to obtain a highly metallized product suitable for charging into smelting processes. One possible application of Circofer is, in a single stage configuration, as prereduction unit in combination with HIsmelt®, a smelting reduction technology to produce hot metal using iron ore and coal fines. Using Circofer as prereduction step, the capacity of a given HIsmelt installation can be increased by the factor three to four compared to cold feed and CO2 emission can be lowered to values about 20% below the standard of a modern blast furnace, as this combination of technologies requires no agglomeration plant or coke ovens. A second application of Circofer is the combination with an electric arc furnace (EAF) to produce steel directly from direct reduced iron (DRI). The direct charging of metallic fines into an EAF was successfully tested, observing no increased dust emission from the furnace. Charging hot DRI into an EAF decreases drastically electric power consumption and thus further lowers CO2 emission. Applying Circosmelt, the combination of a single stage Circofer system with an electric reduction furnace for ilmenite processing, only half of the electric power consumption required today for titania slag production using cold, unreduced feed material is required. A common additional advantage of all Circofer based routes is that a 99% pure CO2 stream is removed for process reasons from the process gas and can be used for enhanced crude oil production or sequestration methods. The paper will report on the status of the different developments and its market introduction. Outokumpu…","author":[{"dropping-particle":"","family":"Orth","given":"Andreas","non-dropping-particle":"","parse-names":false,"suffix":""},{"dropping-particle":"","family":"Anastasijevic","given":"Nikola","non-dropping-particle":"","parse-names":false,"suffix":""},{"dropping-particle":"","family":"Eichberger","given":"Heinz","non-dropping-particle":"","parse-names":false,"suffix":""}],"container-title":"Minerals Engineering","id":"ITEM-1","issue":"9 SPEC. ISS.","issued":{"date-parts":[["2007"]]},"page":"854-861","title":"Low CO2 emission technologies for iron and steelmaking as well as titania slag production","type":"article-journal","volume":"20"},"uris":["http://www.mendeley.com/documents/?uuid=b1a2723b-8773-4998-8680-19426d799275"]}],"mendeley":{"formattedCitation":"&lt;sup&gt;54&lt;/sup&gt;","plainTextFormattedCitation":"54","previouslyFormattedCitation":"&lt;sup&gt;53&lt;/sup&gt;"},"properties":{"noteIndex":0},"schema":"https://github.com/citation-style-language/schema/raw/master/csl-citation.json"}</w:instrText>
      </w:r>
      <w:r w:rsidR="00046D5E">
        <w:fldChar w:fldCharType="separate"/>
      </w:r>
      <w:r w:rsidR="006203E8" w:rsidRPr="006203E8">
        <w:rPr>
          <w:noProof/>
          <w:vertAlign w:val="superscript"/>
        </w:rPr>
        <w:t>54</w:t>
      </w:r>
      <w:r w:rsidR="00046D5E">
        <w:fldChar w:fldCharType="end"/>
      </w:r>
      <w:r w:rsidR="007E654C">
        <w:t xml:space="preserve"> </w:t>
      </w:r>
      <w:r w:rsidR="005170B6">
        <w:t xml:space="preserve">For the scrap-EAF route (secondary production), which accounts </w:t>
      </w:r>
      <w:r w:rsidR="005170B6" w:rsidRPr="00DF13B0">
        <w:t>for ~2</w:t>
      </w:r>
      <w:r w:rsidR="00DF13B0" w:rsidRPr="00DF13B0">
        <w:t>3</w:t>
      </w:r>
      <w:r w:rsidR="005170B6" w:rsidRPr="00DF13B0">
        <w:t>% of global crude output</w:t>
      </w:r>
      <w:r w:rsidR="00DF13B0" w:rsidRPr="00DF13B0">
        <w:fldChar w:fldCharType="begin" w:fldLock="1"/>
      </w:r>
      <w:r w:rsidR="006203E8">
        <w:instrText>ADDIN CSL_CITATION {"citationItems":[{"id":"ITEM-1","itemData":{"author":[{"dropping-particle":"","family":"World Steel Association","given":"","non-dropping-particle":"","parse-names":false,"suffix":""}],"id":"ITEM-1","issued":{"date-parts":[["2022"]]},"title":"World Steel in Figures 2022","type":"report"},"uris":["http://www.mendeley.com/documents/?uuid=b3eae4d1-1530-4bd8-b6e6-58f1d7cc1cd9"]}],"mendeley":{"formattedCitation":"&lt;sup&gt;37&lt;/sup&gt;","plainTextFormattedCitation":"37","previouslyFormattedCitation":"&lt;sup&gt;36&lt;/sup&gt;"},"properties":{"noteIndex":0},"schema":"https://github.com/citation-style-language/schema/raw/master/csl-citation.json"}</w:instrText>
      </w:r>
      <w:r w:rsidR="00DF13B0" w:rsidRPr="00DF13B0">
        <w:fldChar w:fldCharType="separate"/>
      </w:r>
      <w:r w:rsidR="006203E8" w:rsidRPr="006203E8">
        <w:rPr>
          <w:noProof/>
          <w:vertAlign w:val="superscript"/>
        </w:rPr>
        <w:t>37</w:t>
      </w:r>
      <w:r w:rsidR="00DF13B0" w:rsidRPr="00DF13B0">
        <w:fldChar w:fldCharType="end"/>
      </w:r>
      <w:r w:rsidR="005170B6">
        <w:t xml:space="preserve">, we applied country specific </w:t>
      </w:r>
      <w:r w:rsidR="005170B6" w:rsidRPr="006E2621">
        <w:t>EFs</w:t>
      </w:r>
      <w:r w:rsidR="005170B6">
        <w:t xml:space="preserve"> for 13 countries and the EU ranging from 0.02-0.12 tCO</w:t>
      </w:r>
      <w:r w:rsidR="007A4D40" w:rsidRPr="00F20A85">
        <w:rPr>
          <w:vertAlign w:val="subscript"/>
        </w:rPr>
        <w:t>2</w:t>
      </w:r>
      <w:r w:rsidR="005170B6">
        <w:t>/t steel (avg. = 0.05 tCO</w:t>
      </w:r>
      <w:r w:rsidR="007A4D40" w:rsidRPr="00F20A85">
        <w:rPr>
          <w:vertAlign w:val="subscript"/>
        </w:rPr>
        <w:t>2</w:t>
      </w:r>
      <w:r w:rsidR="005170B6">
        <w:t>/t steel).</w:t>
      </w:r>
      <w:r w:rsidR="005170B6">
        <w:fldChar w:fldCharType="begin" w:fldLock="1"/>
      </w:r>
      <w:r w:rsidR="006203E8">
        <w:instrText>ADDIN CSL_CITATION {"citationItems":[{"id":"ITEM-1","itemData":{"DOI":"10.2760/170198","author":[{"dropping-particle":"","family":"Koolen","given":"D.","non-dropping-particle":"","parse-names":false,"suffix":""},{"dropping-particle":"","family":"Vidovic","given":"D.","non-dropping-particle":"","parse-names":false,"suffix":""}],"id":"ITEM-1","issued":{"date-parts":[["2022"]]},"title":"Greenhouse gas intensities of the EU steel industry and its trading partners,","type":"report"},"uris":["http://www.mendeley.com/documents/?uuid=972ce201-51d9-4fd0-acae-1eca08bd32ce"]}],"mendeley":{"formattedCitation":"&lt;sup&gt;57&lt;/sup&gt;","plainTextFormattedCitation":"57","previouslyFormattedCitation":"&lt;sup&gt;56&lt;/sup&gt;"},"properties":{"noteIndex":0},"schema":"https://github.com/citation-style-language/schema/raw/master/csl-citation.json"}</w:instrText>
      </w:r>
      <w:r w:rsidR="005170B6">
        <w:fldChar w:fldCharType="separate"/>
      </w:r>
      <w:r w:rsidR="006203E8" w:rsidRPr="006203E8">
        <w:rPr>
          <w:noProof/>
          <w:vertAlign w:val="superscript"/>
        </w:rPr>
        <w:t>57</w:t>
      </w:r>
      <w:r w:rsidR="005170B6">
        <w:fldChar w:fldCharType="end"/>
      </w:r>
      <w:r w:rsidR="003A3740">
        <w:t xml:space="preserve"> </w:t>
      </w:r>
      <w:r w:rsidR="001158A8">
        <w:t xml:space="preserve">For the DRI-EAF route (accounting </w:t>
      </w:r>
      <w:r w:rsidR="001158A8" w:rsidRPr="00305836">
        <w:t xml:space="preserve">for </w:t>
      </w:r>
      <w:r w:rsidR="00305836" w:rsidRPr="00305836">
        <w:t>5</w:t>
      </w:r>
      <w:r w:rsidR="001158A8" w:rsidRPr="00305836">
        <w:t>% crude output</w:t>
      </w:r>
      <w:r w:rsidR="00305836" w:rsidRPr="00305836">
        <w:fldChar w:fldCharType="begin" w:fldLock="1"/>
      </w:r>
      <w:r w:rsidR="006203E8">
        <w:instrText>ADDIN CSL_CITATION {"citationItems":[{"id":"ITEM-1","itemData":{"author":[{"dropping-particle":"","family":"World Steel Association","given":"","non-dropping-particle":"","parse-names":false,"suffix":""}],"id":"ITEM-1","issued":{"date-parts":[["2022"]]},"title":"World Steel in Figures 2022","type":"report"},"uris":["http://www.mendeley.com/documents/?uuid=b3eae4d1-1530-4bd8-b6e6-58f1d7cc1cd9"]}],"mendeley":{"formattedCitation":"&lt;sup&gt;37&lt;/sup&gt;","plainTextFormattedCitation":"37","previouslyFormattedCitation":"&lt;sup&gt;36&lt;/sup&gt;"},"properties":{"noteIndex":0},"schema":"https://github.com/citation-style-language/schema/raw/master/csl-citation.json"}</w:instrText>
      </w:r>
      <w:r w:rsidR="00305836" w:rsidRPr="00305836">
        <w:fldChar w:fldCharType="separate"/>
      </w:r>
      <w:r w:rsidR="006203E8" w:rsidRPr="006203E8">
        <w:rPr>
          <w:noProof/>
          <w:vertAlign w:val="superscript"/>
        </w:rPr>
        <w:t>37</w:t>
      </w:r>
      <w:r w:rsidR="00305836" w:rsidRPr="00305836">
        <w:fldChar w:fldCharType="end"/>
      </w:r>
      <w:r w:rsidR="001158A8">
        <w:t>), we differentiated between t</w:t>
      </w:r>
      <w:r w:rsidR="00972FBD">
        <w:t>wo</w:t>
      </w:r>
      <w:r w:rsidR="001158A8">
        <w:t xml:space="preserve"> main </w:t>
      </w:r>
      <w:r w:rsidR="009317D0">
        <w:lastRenderedPageBreak/>
        <w:t>technology types</w:t>
      </w:r>
      <w:r w:rsidR="001158A8">
        <w:t>: natural gas</w:t>
      </w:r>
      <w:r w:rsidR="00E03212">
        <w:t>-</w:t>
      </w:r>
      <w:r w:rsidR="001158A8">
        <w:t xml:space="preserve">based </w:t>
      </w:r>
      <w:r w:rsidR="00B13056">
        <w:t xml:space="preserve">and coal-based </w:t>
      </w:r>
      <w:r w:rsidR="00E03212">
        <w:t>DRI</w:t>
      </w:r>
      <w:r w:rsidR="00B13056">
        <w:t>.</w:t>
      </w:r>
      <w:r w:rsidR="00B13056">
        <w:rPr>
          <w:rStyle w:val="FootnoteReference"/>
        </w:rPr>
        <w:footnoteReference w:id="4"/>
      </w:r>
      <w:r w:rsidR="00B13056">
        <w:t xml:space="preserve"> </w:t>
      </w:r>
      <w:r w:rsidR="00BD7DD7">
        <w:t xml:space="preserve">We classified each DRI based production </w:t>
      </w:r>
      <w:r w:rsidR="00BD7DD7" w:rsidRPr="006F6C9E">
        <w:t xml:space="preserve">route of the sample companies accordingly and applied </w:t>
      </w:r>
      <w:r w:rsidR="009317D0">
        <w:t xml:space="preserve">mean values from the literature as default </w:t>
      </w:r>
      <w:r w:rsidR="00BD7DD7" w:rsidRPr="006F6C9E">
        <w:t>EFs for natural gas-based DRI-EAF (1.</w:t>
      </w:r>
      <w:r w:rsidR="009317D0">
        <w:t>05</w:t>
      </w:r>
      <w:r w:rsidR="00BD7DD7" w:rsidRPr="006F6C9E">
        <w:t xml:space="preserve"> tCO</w:t>
      </w:r>
      <w:r w:rsidR="007A4D40" w:rsidRPr="00F20A85">
        <w:rPr>
          <w:vertAlign w:val="subscript"/>
        </w:rPr>
        <w:t>2</w:t>
      </w:r>
      <w:r w:rsidR="00BD7DD7" w:rsidRPr="006F6C9E">
        <w:t>/t steel)</w:t>
      </w:r>
      <w:r w:rsidR="009317D0">
        <w:fldChar w:fldCharType="begin" w:fldLock="1"/>
      </w:r>
      <w:r w:rsidR="006203E8">
        <w:instrText>ADDIN CSL_CITATION {"citationItems":[{"id":"ITEM-1","itemData":{"author":[{"dropping-particle":"","family":"IEA","given":"","non-dropping-particle":"","parse-names":false,"suffix":""}],"id":"ITEM-1","issued":{"date-parts":[["2020","10"]]},"title":"Iron and Steel Technology Roadmap Towards more sustainable steelmaking","type":"report"},"uris":["http://www.mendeley.com/documents/?uuid=a8eb19a6-d30f-41f7-af88-3a9f78a93ef4"]}],"mendeley":{"formattedCitation":"&lt;sup&gt;38&lt;/sup&gt;","plainTextFormattedCitation":"38","previouslyFormattedCitation":"&lt;sup&gt;37&lt;/sup&gt;"},"properties":{"noteIndex":0},"schema":"https://github.com/citation-style-language/schema/raw/master/csl-citation.json"}</w:instrText>
      </w:r>
      <w:r w:rsidR="009317D0">
        <w:fldChar w:fldCharType="separate"/>
      </w:r>
      <w:r w:rsidR="006203E8" w:rsidRPr="006203E8">
        <w:rPr>
          <w:noProof/>
          <w:vertAlign w:val="superscript"/>
        </w:rPr>
        <w:t>38</w:t>
      </w:r>
      <w:r w:rsidR="009317D0">
        <w:fldChar w:fldCharType="end"/>
      </w:r>
      <w:r w:rsidR="009317D0" w:rsidRPr="009317D0">
        <w:rPr>
          <w:vertAlign w:val="superscript"/>
        </w:rPr>
        <w:t>,</w:t>
      </w:r>
      <w:r w:rsidR="009317D0">
        <w:fldChar w:fldCharType="begin" w:fldLock="1"/>
      </w:r>
      <w:r w:rsidR="006203E8">
        <w:instrText>ADDIN CSL_CITATION {"citationItems":[{"id":"ITEM-1","itemData":{"DOI":"10.1016/j.jclepro.2023.136391","ISSN":"09596526","abstract":"The steel industry is one of the major sources of greenhouse gas emissions with significant energy demand. Currently, 73% of the world's steel is manufactured through the coal-coke-based blast furnace-basic oxygen furnace route (BF-BOF), emitting about two tonnes of CO2 per tonne of steel produced. This review reports the major technologies, recent developments, challenges and technoeconomic comparison of steelmaking technologies, emphasising the integration of hydrogen in emerging and established ironmaking and steelmaking processes. Significant trials are underway, especially in Germany, to replace coal injected in the tuyeres of the blast furnace with hydrogen. However, it is not clear that this approach can be extended beyond 30% replacement of coke because of the associated technical challenges. Direct smelting and fluidised bed technologies can emit 20%–30% less CO2 without carbon capture and storage utilisation. The implications of hydrogen energy in these technologies as a substitute for natural gas and coal are yet to be fully explored. A hydrogen-based direct reduction of iron ore (DRI) and steel scrap melting in an electric arc furnace (EAF) appeared to be the most mature technological routes to date, capable of reducing CO2 emission by 95% but rely on the availability of rich iron concentrates as feed materials. Shaft furnace technologies are the common DRI-making process, with a share of over 72% of the total production. The technology has been developed with natural gas as the main fuel and reductant. However, it is now being adapted to operate predominantly on hydrogen to produce a low-carbon DRI product. Plasma and electrolysis-based iron and steelmaking are some of the other potential technologies for the application of hydrogen with a CO2 reduction potential of over 95%. However, these technologies are in the preliminary stage of development with a technology readiness level of below 6. There are many technological challenges for the application of hydrogen in steel manufacturing, such as challenges in distributing heat due to the endothermic H2 reduction process, balancing carbon content in the product steel (particularly using zero-carbon DRI), removal of gangue materials and sourcing of cost-competitive renewable hydrogen and high-quality iron ore (65&gt;Fe). As iron ore quality degrades worldwide, several companies are considering melting DRI before steelmaking, possibly using submerged arc technology to eliminate gangue materials. He…","author":[{"dropping-particle":"","family":"Shahabuddin","given":"M.","non-dropping-particle":"","parse-names":false,"suffix":""},{"dropping-particle":"","family":"Brooks","given":"Geoffrey","non-dropping-particle":"","parse-names":false,"suffix":""},{"dropping-particle":"","family":"Rhamdhani","given":"Muhammad Akbar","non-dropping-particle":"","parse-names":false,"suffix":""}],"container-title":"Journal of Cleaner Production","id":"ITEM-1","issue":"January","issued":{"date-parts":[["2023"]]},"publisher":"Elsevier Ltd","title":"Decarbonisation and hydrogen integration of steel industries: Recent development, challenges and technoeconomic analysis","type":"article-journal","volume":"395"},"uris":["http://www.mendeley.com/documents/?uuid=902bf528-6bda-4728-bb66-fe363c43b524"]}],"mendeley":{"formattedCitation":"&lt;sup&gt;58&lt;/sup&gt;","plainTextFormattedCitation":"58","previouslyFormattedCitation":"&lt;sup&gt;57&lt;/sup&gt;"},"properties":{"noteIndex":0},"schema":"https://github.com/citation-style-language/schema/raw/master/csl-citation.json"}</w:instrText>
      </w:r>
      <w:r w:rsidR="009317D0">
        <w:fldChar w:fldCharType="separate"/>
      </w:r>
      <w:r w:rsidR="006203E8" w:rsidRPr="006203E8">
        <w:rPr>
          <w:noProof/>
          <w:vertAlign w:val="superscript"/>
        </w:rPr>
        <w:t>58</w:t>
      </w:r>
      <w:r w:rsidR="009317D0">
        <w:fldChar w:fldCharType="end"/>
      </w:r>
      <w:r w:rsidR="00BD7DD7" w:rsidRPr="006F6C9E">
        <w:t xml:space="preserve"> and coal-based DRI</w:t>
      </w:r>
      <w:r w:rsidR="006F6C9E" w:rsidRPr="006F6C9E">
        <w:t>-EAF</w:t>
      </w:r>
      <w:r w:rsidR="00BD7DD7" w:rsidRPr="006F6C9E">
        <w:t xml:space="preserve"> (3.</w:t>
      </w:r>
      <w:r w:rsidR="009317D0">
        <w:t>1</w:t>
      </w:r>
      <w:r w:rsidR="00BD7DD7" w:rsidRPr="006F6C9E">
        <w:t xml:space="preserve"> tCO</w:t>
      </w:r>
      <w:r w:rsidR="007A4D40" w:rsidRPr="00F20A85">
        <w:rPr>
          <w:vertAlign w:val="subscript"/>
        </w:rPr>
        <w:t>2</w:t>
      </w:r>
      <w:r w:rsidR="00BD7DD7" w:rsidRPr="006F6C9E">
        <w:t>/t steel)</w:t>
      </w:r>
      <w:r w:rsidR="006F6C9E" w:rsidRPr="006F6C9E">
        <w:fldChar w:fldCharType="begin" w:fldLock="1"/>
      </w:r>
      <w:r w:rsidR="006203E8">
        <w:instrText>ADDIN CSL_CITATION {"citationItems":[{"id":"ITEM-1","itemData":{"author":[{"dropping-particle":"","family":"IEA","given":"","non-dropping-particle":"","parse-names":false,"suffix":""}],"id":"ITEM-1","issued":{"date-parts":[["2020","10"]]},"title":"Iron and Steel Technology Roadmap Towards more sustainable steelmaking","type":"report"},"uris":["http://www.mendeley.com/documents/?uuid=a8eb19a6-d30f-41f7-af88-3a9f78a93ef4"]}],"mendeley":{"formattedCitation":"&lt;sup&gt;38&lt;/sup&gt;","plainTextFormattedCitation":"38","previouslyFormattedCitation":"&lt;sup&gt;37&lt;/sup&gt;"},"properties":{"noteIndex":0},"schema":"https://github.com/citation-style-language/schema/raw/master/csl-citation.json"}</w:instrText>
      </w:r>
      <w:r w:rsidR="006F6C9E" w:rsidRPr="006F6C9E">
        <w:fldChar w:fldCharType="separate"/>
      </w:r>
      <w:r w:rsidR="006203E8" w:rsidRPr="006203E8">
        <w:rPr>
          <w:noProof/>
          <w:vertAlign w:val="superscript"/>
        </w:rPr>
        <w:t>38</w:t>
      </w:r>
      <w:r w:rsidR="006F6C9E" w:rsidRPr="006F6C9E">
        <w:fldChar w:fldCharType="end"/>
      </w:r>
      <w:r w:rsidR="009317D0" w:rsidRPr="009317D0">
        <w:rPr>
          <w:vertAlign w:val="superscript"/>
        </w:rPr>
        <w:t>,</w:t>
      </w:r>
      <w:r w:rsidR="009317D0">
        <w:fldChar w:fldCharType="begin" w:fldLock="1"/>
      </w:r>
      <w:r w:rsidR="006203E8">
        <w:instrText>ADDIN CSL_CITATION {"citationItems":[{"id":"ITEM-1","itemData":{"DOI":"10.3390/met10010054","ISSN":"20754701","abstract":"The issues of energy consumption and CO2 emissions of major ironmaking processes, including several new technologies, are assessed. These two issues are interconnected in that the production and use of fuels to generate energy add to the total amount of CO2 emissions and the efforts to sequester or convert CO2 require energy. The amounts of emissions and energy consumption in alternate ironmaking processes are compared with those for the blast furnace, currently the dominant ironmaking process. Although more than 90% of iron production is currently through the blast furnace, intense efforts are devoted to developing alternative technologies. Recent developments in alternate ironmaking processes, which are largely driven by the needs to decrease CO2 emissions and energy consumption, are discussed in this article. This discussion will include the description of the recently developed novel flash ironmaking technology. This technology bypasses the cokemaking and pelletization/sintering steps, which are pollution prone and energy intensive, by using iron ore concentrate. This transformational technology renders large energy saving and decreased CO2 emissions compared with the blast furnace process. Economic analysis indicated that this new technology, when operated using natural gas, would be economically feasible. As a related topic, we will also discuss different methods for computing process energy and total energy requirements in ironmaking.","author":[{"dropping-particle":"","family":"Sohn","given":"Hong Yong","non-dropping-particle":"","parse-names":false,"suffix":""}],"container-title":"Metals","id":"ITEM-1","issue":"1","issued":{"date-parts":[["2020"]]},"title":"Energy consumption and CO2 emissions in ironmaking and development of a novel flash technology","type":"article-journal","volume":"10"},"uris":["http://www.mendeley.com/documents/?uuid=5b68bc03-9b8a-45c7-8e89-796ae73e816c"]}],"mendeley":{"formattedCitation":"&lt;sup&gt;59&lt;/sup&gt;","plainTextFormattedCitation":"59","previouslyFormattedCitation":"&lt;sup&gt;58&lt;/sup&gt;"},"properties":{"noteIndex":0},"schema":"https://github.com/citation-style-language/schema/raw/master/csl-citation.json"}</w:instrText>
      </w:r>
      <w:r w:rsidR="009317D0">
        <w:fldChar w:fldCharType="separate"/>
      </w:r>
      <w:r w:rsidR="006203E8" w:rsidRPr="006203E8">
        <w:rPr>
          <w:noProof/>
          <w:vertAlign w:val="superscript"/>
        </w:rPr>
        <w:t>59</w:t>
      </w:r>
      <w:r w:rsidR="009317D0">
        <w:fldChar w:fldCharType="end"/>
      </w:r>
      <w:r w:rsidR="00972FBD">
        <w:t>, which account for pellet, DRI as well as EAF-based steel production</w:t>
      </w:r>
      <w:r w:rsidR="00CF1AB8">
        <w:t xml:space="preserve"> processes</w:t>
      </w:r>
      <w:r w:rsidR="00972FBD">
        <w:t xml:space="preserve">. </w:t>
      </w:r>
      <w:r w:rsidR="00A555C5">
        <w:t>Currently, DRI typically uses a blend of hydrogen produced from fossil fuels and natural gas for the reduction process</w:t>
      </w:r>
      <w:r w:rsidR="009B1C8A">
        <w:t>.</w:t>
      </w:r>
      <w:r w:rsidR="00A555C5">
        <w:t xml:space="preserve"> </w:t>
      </w:r>
      <w:r w:rsidR="007A4D40">
        <w:t>S</w:t>
      </w:r>
      <w:r w:rsidR="00A555C5">
        <w:t xml:space="preserve">tudies suggest that if hydrogen is produced from renewables and </w:t>
      </w:r>
      <w:r w:rsidR="007A4D40">
        <w:t>used in</w:t>
      </w:r>
      <w:r w:rsidR="00A555C5">
        <w:t xml:space="preserve"> the DR</w:t>
      </w:r>
      <w:r w:rsidR="00D30E1F">
        <w:t xml:space="preserve"> process</w:t>
      </w:r>
      <w:r w:rsidR="00A555C5">
        <w:t xml:space="preserve">, the direct CO2 emissions from the DRI-EAF process can </w:t>
      </w:r>
      <w:r w:rsidR="000003E5">
        <w:t>be significantly reduced depending on the final share of hydrogen used relative to natural gas</w:t>
      </w:r>
      <w:r w:rsidR="00A555C5">
        <w:t>.</w:t>
      </w:r>
      <w:r w:rsidR="00A555C5">
        <w:fldChar w:fldCharType="begin" w:fldLock="1"/>
      </w:r>
      <w:r w:rsidR="006203E8">
        <w:instrText xml:space="preserve">ADDIN CSL_CITATION {"citationItems":[{"id":"ITEM-1","itemData":{"author":[{"dropping-particle":"","family":"IEA","given":"","non-dropping-particle":"","parse-names":false,"suffix":""}],"id":"ITEM-1","issued":{"date-parts":[["2020","10"]]},"title":"Iron and Steel Technology Roadmap Towards more sustainable steelmaking","type":"report"},"uris":["http://www.mendeley.com/documents/?uuid=a8eb19a6-d30f-41f7-af88-3a9f78a93ef4"]},{"id":"ITEM-2","itemData":{"DOI":"10.1016/j.jclepro.2021.129797","ISSN":"09596526","abstract":"The steel industry is considered the most important basic industry and is crucial role for strengthening the national economy; however, its high energy intensity and carbon emissions render it a major contributor to global warming and climate change. To reduce the carbon footprint of the steel industry, and ultimately achieve the vision of carbon neutrality, countries and steel companies around the world are engaged in developing low-carbon steelmaking technologies. Hydrogen direct reduction (H-DR) technology, which uses 100% green H2 rather than conventional natural gas in the process, is currently considered the most promising technology. Thus, in this study, the feasibility of H-DR technology was discussed from the perspective of green hydrogen production and process adaptability. In the short term, the economic feasibility of H-DR is heavily dependent on the low-cost green hydrogen or high carbon emissions, the low efficiency of process and carbon-free product are problems that need to be solved, and H2-rich shaft furnace direct reduction technology is considered a key transitional technology. In the long term, 80–90% of carbon emissions can be avoided on application of H-DR in the steel industry; therefore, the widespread application of H-DR technology is expected to be a milestone in the transition of the steel industry to cleaner production.","author":[{"dropping-particle":"","family":"Wang","given":"R. R.","non-dropping-particle":"","parse-names":false,"suffix":""},{"dropping-particle":"","family":"Zhao","given":"Y. Q.","non-dropping-particle":"","parse-names":false,"suffix":""},{"dropping-particle":"","family":"Babich","given":"A.","non-dropping-particle":"","parse-names":false,"suffix":""},{"dropping-particle":"","family":"Senk","given":"D.","non-dropping-particle":"","parse-names":false,"suffix":""},{"dropping-particle":"","family":"Fan","given":"X. Y.","non-dropping-particle":"","parse-names":false,"suffix":""}],"container-title":"Journal of Cleaner Production","id":"ITEM-2","issue":"June","issued":{"date-parts":[["2021"]]},"page":"129797","publisher":"Elsevier Ltd","title":"Hydrogen direct reduction (H-DR) in steel industry—An overview of challenges and opportunities","type":"article-journal","volume":"329"},"uris":["http://www.mendeley.com/documents/?uuid=f03a5948-4b35-4ab1-9127-a5cc605f2bce"]},{"id":"ITEM-3","itemData":{"DOI":"10.1016/j.jclepro.2022.130805","ISSN":"09596526","abstract":"Iron- and steelmaking cause </w:instrText>
      </w:r>
      <w:r w:rsidR="006203E8">
        <w:rPr>
          <w:rFonts w:ascii="Cambria Math" w:hAnsi="Cambria Math" w:cs="Cambria Math"/>
        </w:rPr>
        <w:instrText>∼</w:instrText>
      </w:r>
      <w:r w:rsidR="006203E8">
        <w:instrText xml:space="preserve">7% of the global CO2 emissions, due to the use of carbon for the reduction of iron ores. Replacing carbon by hydrogen as the reductant offers a pathway to massively reduce these emissions. However, the production of hydrogen using renewable energy will remain as one of the bottlenecks at least during the next two decades, because making the gigantic annual crude steel production of 1.8 billion tons sustainable requires a minimum stoichiometric amount of </w:instrText>
      </w:r>
      <w:r w:rsidR="006203E8">
        <w:rPr>
          <w:rFonts w:ascii="Cambria Math" w:hAnsi="Cambria Math" w:cs="Cambria Math"/>
        </w:rPr>
        <w:instrText>∼</w:instrText>
      </w:r>
      <w:r w:rsidR="006203E8">
        <w:instrText>97 million tons of green hydrogen per year. Another fundamental aspect to render the ironmaking sector more sustainable lies in an optimal utilization of green hydrogen and energy, thus reducing efforts for costly in-process hydrogen recycling. We therefore demonstrate here how the efficiency in hydrogen and energy consumption during iron ore reduction can be dramatically improved by the knowledge-based combination of two technologies: partially reducing the ore at low temperature via solid-state direct reduction (DR) to a kinetically defined degree, and subsequently melting and completely transforming it to iron under a reducing plasma (i.e. via hydrogen plasma reduction, HPR). Results suggest that an optimal transition point between these two technologies occurs where their efficiency in hydrogen utilization is equal. We found that the reduction of hematite through magnetite into wüstite via DR is clean and efficient, but it gets sluggish and inefficient when iron forms at the outermost layers of the iron ore pellets. Conversely, HPR starts violent and unstable with arc delocalization, but proceeds smoothly and efficiently when processing semi-reduced oxides, an effect which might be related to the material's high electrical conductivity. We performed hybrid reduction experiments by partially reducing hematite pellets via DR at 700 °C to 38% global reduction (using a standard thermogravimetry system) and subsequently transferring them to HPR, conducted with a lean gas mixture of Ar-10%H2 in an arc-melting furnace, to achieve full conversion into liquid iron. This hybrid approach allows to exploit the specific characteristics and kinetically favourable regimes of both technologies, while simultaneously showing the potential to keep the consumption of energy and hydrogen low and improve both, process stability and furnace longevity by limiting its overexposure to plasma radiation.","author":[{"dropping-particle":"","family":"Souza Filho","given":"Isnaldi R.","non-dropping-particle":"","parse-names":false,"suffix":""},{"dropping-particle":"","family":"Springer","given":"Hauke","non-dropping-particle":"","parse-names":false,"suffix":""},{"dropping-particle":"","family":"Ma","given":"Yan","non-dropping-particle":"","parse-names":false,"suffix":""},{"dropping-particle":"","family":"Mahajan","given":"Ankita","non-dropping-particle":"","parse-names":false,"suffix":""},{"dropping-particle":"","family":"Silva","given":"Cauê C.","non-dropping-particle":"da","parse-names":false,"suffix":""},{"dropping-particle":"","family":"Kulse","given":"Michael","non-dropping-particle":"","parse-names":false,"suffix":""},{"dropping-particle":"","family":"Raabe","given":"Dierk","non-dropping-particle":"","parse-names":false,"suffix":""}],"container-title":"Journal of Cleaner Production","id":"ITEM-3","issue":"February","issued":{"date-parts":[["2022"]]},"title":"Green steel at its crossroads: Hybrid hydrogen-based reduction of iron ores","type":"article-journal","volume":"340"},"uris":["http://www.mendeley.com/documents/?uuid=bbddf0bd-ca31-4fb6-9d28-950674c46d49"]},{"id":"ITEM-4","itemData":{"DOI":"10.1002/srin.202000110","ISSN":"1869344X","abstract":"The European steel industry aims at a CO2 reduction of 80–95% by 2050, ensuring that Europe will meet the requirements of the Paris Agreement. As the reduction potentials of the current steelmaking routes are low, the transfer toward breakthrough-technologies is essential to reach these goals. Hydrogen-based steelmaking is one approach to realize CO2-lean steelmaking. Therefore, the natural gas (NG)-based direct reduction (DR) acts as a basis for the first step of this transition. The high flexibility of this route allows the gradual addition of hydrogen and, in a long-term view, runs the process with pure hydrogen. Model-based calculations are performed to assess the possibilities for injecting hydrogen. Therefore, NG- and hydrogen-based DR models are developed to create new process know-how and enable an evaluation of these processes in terms of energy demand, CO2-reduction potentials, and so on. The examinations show that the hydrogen-based route offers a huge potential for green steelmaking which is strongly depending on the carbon footprint of the electricity used for the production of hydrogen. Only if the carbon intensity is less than about 120 g CO2 kWh−1, the hydrogen-based process emits less CO2 than the NG-based DR process.","author":[{"dropping-particle":"","family":"Rechberger","given":"Katharina","non-dropping-particle":"","parse-names":false,"suffix":""},{"dropping-particle":"","family":"Spanlang","given":"Andreas","non-dropping-particle":"","parse-names":false,"suffix":""},{"dropping-particle":"","family":"Sasiain Conde","given":"Amaia","non-dropping-particle":"","parse-names":false,"suffix":""},{"dropping-particle":"","family":"Wolfmeir","given":"Hermann","non-dropping-particle":"","parse-names":false,"suffix":""},{"dropping-particle":"","family":"Harris","given":"Christopher","non-dropping-particle":"","parse-names":false,"suffix":""}],"container-title":"Steel Research International","id":"ITEM-4","issue":"11","issued":{"date-parts":[["2020"]]},"page":"1-10","title":"Green Hydrogen-Based Direct Reduction for Low-Carbon Steelmaking","type":"article-journal","volume":"91"},"uris":["http://www.mendeley.com/documents/?uuid=56e60792-3e70-460b-a118-47d38194ad50"]}],"mendeley":{"formattedCitation":"&lt;sup&gt;38,60–62&lt;/sup&gt;","plainTextFormattedCitation":"38,60–62","previouslyFormattedCitation":"&lt;sup&gt;37,59–61&lt;/sup&gt;"},"properties":{"noteIndex":0},"schema":"https://github.com/citation-style-language/schema/raw/master/csl-citation.json"}</w:instrText>
      </w:r>
      <w:r w:rsidR="00A555C5">
        <w:fldChar w:fldCharType="separate"/>
      </w:r>
      <w:r w:rsidR="006203E8" w:rsidRPr="006203E8">
        <w:rPr>
          <w:noProof/>
          <w:vertAlign w:val="superscript"/>
        </w:rPr>
        <w:t>38,60–62</w:t>
      </w:r>
      <w:r w:rsidR="00A555C5">
        <w:fldChar w:fldCharType="end"/>
      </w:r>
      <w:r w:rsidR="00C050C0">
        <w:t xml:space="preserve"> </w:t>
      </w:r>
      <w:r w:rsidR="00A555C5">
        <w:t xml:space="preserve">For the </w:t>
      </w:r>
      <w:r w:rsidR="00C050C0">
        <w:t>H2</w:t>
      </w:r>
      <w:r w:rsidR="00A555C5">
        <w:t>-DR</w:t>
      </w:r>
      <w:r w:rsidR="00BA0A39">
        <w:t xml:space="preserve"> process</w:t>
      </w:r>
      <w:r w:rsidR="007A4D40">
        <w:t>,</w:t>
      </w:r>
      <w:r w:rsidR="00A638B2">
        <w:t xml:space="preserve"> </w:t>
      </w:r>
      <w:r w:rsidR="00676D6C">
        <w:t>studies estimated that the</w:t>
      </w:r>
      <w:r w:rsidR="007A4D40">
        <w:t xml:space="preserve"> r</w:t>
      </w:r>
      <w:r w:rsidR="000003E5" w:rsidRPr="000003E5">
        <w:t xml:space="preserve">esidual direct emissions from </w:t>
      </w:r>
      <w:r w:rsidR="007A4D40">
        <w:t>natural gas</w:t>
      </w:r>
      <w:r w:rsidR="000003E5" w:rsidRPr="000003E5">
        <w:t xml:space="preserve"> </w:t>
      </w:r>
      <w:r w:rsidR="00676D6C">
        <w:t xml:space="preserve">are </w:t>
      </w:r>
      <w:r w:rsidR="000003E5">
        <w:t xml:space="preserve">around </w:t>
      </w:r>
      <w:r w:rsidR="0051449F" w:rsidRPr="000003E5">
        <w:t>0.</w:t>
      </w:r>
      <w:r w:rsidR="002555F8" w:rsidRPr="000003E5">
        <w:t>04</w:t>
      </w:r>
      <w:r w:rsidR="00BE71FE" w:rsidRPr="000003E5">
        <w:t xml:space="preserve"> tCO</w:t>
      </w:r>
      <w:r w:rsidR="007A4D40" w:rsidRPr="00F20A85">
        <w:rPr>
          <w:vertAlign w:val="subscript"/>
        </w:rPr>
        <w:t>2</w:t>
      </w:r>
      <w:r w:rsidR="00BE71FE" w:rsidRPr="000003E5">
        <w:t>/t DRI</w:t>
      </w:r>
      <w:r w:rsidR="002555F8" w:rsidRPr="000003E5">
        <w:t xml:space="preserve"> </w:t>
      </w:r>
      <w:r w:rsidR="00052E63">
        <w:fldChar w:fldCharType="begin" w:fldLock="1"/>
      </w:r>
      <w:r w:rsidR="006203E8">
        <w:instrText>ADDIN CSL_CITATION {"citationItems":[{"id":"ITEM-1","itemData":{"DOI":"10.1002/srin.202000110","ISSN":"1869344X","abstract":"The European steel industry aims at a CO2 reduction of 80–95% by 2050, ensuring that Europe will meet the requirements of the Paris Agreement. As the reduction potentials of the current steelmaking routes are low, the transfer toward breakthrough-technologies is essential to reach these goals. Hydrogen-based steelmaking is one approach to realize CO2-lean steelmaking. Therefore, the natural gas (NG)-based direct reduction (DR) acts as a basis for the first step of this transition. The high flexibility of this route allows the gradual addition of hydrogen and, in a long-term view, runs the process with pure hydrogen. Model-based calculations are performed to assess the possibilities for injecting hydrogen. Therefore, NG- and hydrogen-based DR models are developed to create new process know-how and enable an evaluation of these processes in terms of energy demand, CO2-reduction potentials, and so on. The examinations show that the hydrogen-based route offers a huge potential for green steelmaking which is strongly depending on the carbon footprint of the electricity used for the production of hydrogen. Only if the carbon intensity is less than about 120 g CO2 kWh−1, the hydrogen-based process emits less CO2 than the NG-based DR process.","author":[{"dropping-particle":"","family":"Rechberger","given":"Katharina","non-dropping-particle":"","parse-names":false,"suffix":""},{"dropping-particle":"","family":"Spanlang","given":"Andreas","non-dropping-particle":"","parse-names":false,"suffix":""},{"dropping-particle":"","family":"Sasiain Conde","given":"Amaia","non-dropping-particle":"","parse-names":false,"suffix":""},{"dropping-particle":"","family":"Wolfmeir","given":"Hermann","non-dropping-particle":"","parse-names":false,"suffix":""},{"dropping-particle":"","family":"Harris","given":"Christopher","non-dropping-particle":"","parse-names":false,"suffix":""}],"container-title":"Steel Research International","id":"ITEM-1","issue":"11","issued":{"date-parts":[["2020"]]},"page":"1-10","title":"Green Hydrogen-Based Direct Reduction for Low-Carbon Steelmaking","type":"article-journal","volume":"91"},"uris":["http://www.mendeley.com/documents/?uuid=56e60792-3e70-460b-a118-47d38194ad50"]}],"mendeley":{"formattedCitation":"&lt;sup&gt;62&lt;/sup&gt;","plainTextFormattedCitation":"62","previouslyFormattedCitation":"&lt;sup&gt;61&lt;/sup&gt;"},"properties":{"noteIndex":0},"schema":"https://github.com/citation-style-language/schema/raw/master/csl-citation.json"}</w:instrText>
      </w:r>
      <w:r w:rsidR="00052E63">
        <w:fldChar w:fldCharType="separate"/>
      </w:r>
      <w:r w:rsidR="006203E8" w:rsidRPr="006203E8">
        <w:rPr>
          <w:noProof/>
          <w:vertAlign w:val="superscript"/>
        </w:rPr>
        <w:t>62</w:t>
      </w:r>
      <w:r w:rsidR="00052E63">
        <w:fldChar w:fldCharType="end"/>
      </w:r>
      <w:r w:rsidR="00676D6C">
        <w:t xml:space="preserve"> which would sum up to ~0.1 </w:t>
      </w:r>
      <w:r w:rsidR="00676D6C" w:rsidRPr="006F6C9E">
        <w:t>tCO</w:t>
      </w:r>
      <w:r w:rsidR="00676D6C" w:rsidRPr="00F20A85">
        <w:rPr>
          <w:vertAlign w:val="subscript"/>
        </w:rPr>
        <w:t>2</w:t>
      </w:r>
      <w:r w:rsidR="00676D6C" w:rsidRPr="006F6C9E">
        <w:t>/t steel</w:t>
      </w:r>
      <w:r w:rsidR="00676D6C">
        <w:t xml:space="preserve"> </w:t>
      </w:r>
      <w:r w:rsidR="00BA0A39">
        <w:t xml:space="preserve">for the H2-DRI-EAF process </w:t>
      </w:r>
      <w:r w:rsidR="00676D6C">
        <w:t xml:space="preserve">if we </w:t>
      </w:r>
      <w:r w:rsidR="00C050C0">
        <w:t>added</w:t>
      </w:r>
      <w:r w:rsidR="00676D6C">
        <w:t xml:space="preserve"> </w:t>
      </w:r>
      <w:r w:rsidR="00C050C0">
        <w:t>the</w:t>
      </w:r>
      <w:r w:rsidR="007A4D40">
        <w:t xml:space="preserve"> </w:t>
      </w:r>
      <w:r w:rsidR="002555F8">
        <w:t xml:space="preserve">average value </w:t>
      </w:r>
      <w:r w:rsidR="00676D6C">
        <w:t xml:space="preserve">of 0.05 </w:t>
      </w:r>
      <w:r w:rsidR="00676D6C" w:rsidRPr="006F6C9E">
        <w:t>tCO</w:t>
      </w:r>
      <w:r w:rsidR="00676D6C" w:rsidRPr="00F20A85">
        <w:rPr>
          <w:vertAlign w:val="subscript"/>
        </w:rPr>
        <w:t>2</w:t>
      </w:r>
      <w:r w:rsidR="00676D6C" w:rsidRPr="006F6C9E">
        <w:t>/t steel</w:t>
      </w:r>
      <w:r w:rsidR="00676D6C">
        <w:t xml:space="preserve"> </w:t>
      </w:r>
      <w:r w:rsidR="002555F8">
        <w:t>for direct CO</w:t>
      </w:r>
      <w:r w:rsidR="007A4D40" w:rsidRPr="00F20A85">
        <w:rPr>
          <w:vertAlign w:val="subscript"/>
        </w:rPr>
        <w:t>2</w:t>
      </w:r>
      <w:r w:rsidR="002555F8">
        <w:t xml:space="preserve"> emissions from </w:t>
      </w:r>
      <w:r w:rsidR="007A4D40">
        <w:t>scrap-</w:t>
      </w:r>
      <w:r w:rsidR="002555F8">
        <w:t>EAF</w:t>
      </w:r>
      <w:r w:rsidR="007A4D40">
        <w:t xml:space="preserve"> route</w:t>
      </w:r>
      <w:r w:rsidR="00C050C0">
        <w:t xml:space="preserve"> applied above for the production of crude steel from DRI</w:t>
      </w:r>
      <w:r w:rsidR="00BA0A39">
        <w:t xml:space="preserve"> (and excluding DRI pellet production)</w:t>
      </w:r>
      <w:r w:rsidR="00F8121C">
        <w:t>.</w:t>
      </w:r>
      <w:r w:rsidR="00C050C0">
        <w:t xml:space="preserve"> Other studies give lower estimates of </w:t>
      </w:r>
      <w:r w:rsidR="00F8121C">
        <w:t>~0.05</w:t>
      </w:r>
      <w:r w:rsidR="00F8121C" w:rsidRPr="00F8121C">
        <w:t xml:space="preserve"> </w:t>
      </w:r>
      <w:r w:rsidR="00F8121C" w:rsidRPr="006F6C9E">
        <w:t>tCO</w:t>
      </w:r>
      <w:r w:rsidR="00F8121C" w:rsidRPr="00F20A85">
        <w:rPr>
          <w:vertAlign w:val="subscript"/>
        </w:rPr>
        <w:t>2</w:t>
      </w:r>
      <w:r w:rsidR="00C050C0">
        <w:t xml:space="preserve"> per </w:t>
      </w:r>
      <w:r w:rsidR="00F8121C" w:rsidRPr="006F6C9E">
        <w:t>t</w:t>
      </w:r>
      <w:r w:rsidR="00C050C0">
        <w:t>on of</w:t>
      </w:r>
      <w:r w:rsidR="00F8121C" w:rsidRPr="006F6C9E">
        <w:t xml:space="preserve"> steel</w:t>
      </w:r>
      <w:r w:rsidR="00C050C0">
        <w:t xml:space="preserve"> produced by the H2-DRI-EAF route</w:t>
      </w:r>
      <w:r w:rsidR="00F8121C">
        <w:fldChar w:fldCharType="begin" w:fldLock="1"/>
      </w:r>
      <w:r w:rsidR="006203E8">
        <w:instrText>ADDIN CSL_CITATION {"citationItems":[{"id":"ITEM-1","itemData":{"author":[{"dropping-particle":"","family":"Agora Energiewende &amp; Wuppertal Institut","given":"","non-dropping-particle":"","parse-names":false,"suffix":""}],"id":"ITEM-1","issued":{"date-parts":[["2019"]]},"publisher-place":"Berlin","title":"Klimaneutrale Industrie: Schlüsseltechnologien und Politikoptionen für Stahl, Chemie und Zement","type":"report"},"uris":["http://www.mendeley.com/documents/?uuid=4511ddd6-2499-4931-8f10-0af1c3f834a5"]}],"mendeley":{"formattedCitation":"&lt;sup&gt;63&lt;/sup&gt;","plainTextFormattedCitation":"63","previouslyFormattedCitation":"&lt;sup&gt;62&lt;/sup&gt;"},"properties":{"noteIndex":0},"schema":"https://github.com/citation-style-language/schema/raw/master/csl-citation.json"}</w:instrText>
      </w:r>
      <w:r w:rsidR="00F8121C">
        <w:fldChar w:fldCharType="separate"/>
      </w:r>
      <w:r w:rsidR="006203E8" w:rsidRPr="006203E8">
        <w:rPr>
          <w:noProof/>
          <w:vertAlign w:val="superscript"/>
        </w:rPr>
        <w:t>63</w:t>
      </w:r>
      <w:r w:rsidR="00F8121C">
        <w:fldChar w:fldCharType="end"/>
      </w:r>
      <w:r w:rsidR="00BA0A39">
        <w:t xml:space="preserve"> ( excluding DRI pellet production)</w:t>
      </w:r>
      <w:r w:rsidR="00C050C0">
        <w:t xml:space="preserve">. We applied the </w:t>
      </w:r>
      <w:r w:rsidR="00BA0A39">
        <w:t>mean</w:t>
      </w:r>
      <w:r w:rsidR="00C050C0">
        <w:t xml:space="preserve"> value of 0.075 </w:t>
      </w:r>
      <w:r w:rsidR="00C050C0" w:rsidRPr="006F6C9E">
        <w:t>tCO</w:t>
      </w:r>
      <w:r w:rsidR="00C050C0" w:rsidRPr="00F20A85">
        <w:rPr>
          <w:vertAlign w:val="subscript"/>
        </w:rPr>
        <w:t>2</w:t>
      </w:r>
      <w:r w:rsidR="00C050C0" w:rsidRPr="006F6C9E">
        <w:t>/t steel</w:t>
      </w:r>
      <w:r w:rsidR="00BA0A39">
        <w:t xml:space="preserve"> as default EF for the H2-DRI-EAF route</w:t>
      </w:r>
      <w:r w:rsidR="00C050C0">
        <w:t xml:space="preserve">, which is </w:t>
      </w:r>
      <w:r w:rsidR="00F8121C">
        <w:t xml:space="preserve">in line with a commonly assumed </w:t>
      </w:r>
      <w:r w:rsidR="00893212">
        <w:t xml:space="preserve">emission reduction </w:t>
      </w:r>
      <w:r w:rsidR="00F8121C">
        <w:t xml:space="preserve">potential </w:t>
      </w:r>
      <w:r w:rsidR="00893212">
        <w:t>of &gt;9</w:t>
      </w:r>
      <w:r w:rsidR="00052E63">
        <w:t>5</w:t>
      </w:r>
      <w:r w:rsidR="00893212">
        <w:t xml:space="preserve">% </w:t>
      </w:r>
      <w:r w:rsidR="00C050C0">
        <w:t>that H2-DRI-EAF</w:t>
      </w:r>
      <w:r w:rsidR="007D6C47">
        <w:t xml:space="preserve">could </w:t>
      </w:r>
      <w:r w:rsidR="00C050C0">
        <w:t xml:space="preserve">realize </w:t>
      </w:r>
      <w:r w:rsidR="00893212">
        <w:t>compared</w:t>
      </w:r>
      <w:r w:rsidR="00C050C0">
        <w:t xml:space="preserve"> to</w:t>
      </w:r>
      <w:r w:rsidR="00893212">
        <w:t xml:space="preserve"> the BF-BOF route</w:t>
      </w:r>
      <w:r w:rsidR="006F7099">
        <w:fldChar w:fldCharType="begin" w:fldLock="1"/>
      </w:r>
      <w:r w:rsidR="006203E8">
        <w:instrText>ADDIN CSL_CITATION {"citationItems":[{"id":"ITEM-1","itemData":{"author":[{"dropping-particle":"","family":"Agora Energiewende &amp; Wuppertal Institut","given":"","non-dropping-particle":"","parse-names":false,"suffix":""}],"id":"ITEM-1","issued":{"date-parts":[["2019"]]},"publisher-place":"Berlin","title":"Klimaneutrale Industrie: Schlüsseltechnologien und Politikoptionen für Stahl, Chemie und Zement","type":"report"},"uris":["http://www.mendeley.com/documents/?uuid=4511ddd6-2499-4931-8f10-0af1c3f834a5"]}],"mendeley":{"formattedCitation":"&lt;sup&gt;63&lt;/sup&gt;","plainTextFormattedCitation":"63","previouslyFormattedCitation":"&lt;sup&gt;62&lt;/sup&gt;"},"properties":{"noteIndex":0},"schema":"https://github.com/citation-style-language/schema/raw/master/csl-citation.json"}</w:instrText>
      </w:r>
      <w:r w:rsidR="006F7099">
        <w:fldChar w:fldCharType="separate"/>
      </w:r>
      <w:r w:rsidR="006203E8" w:rsidRPr="006203E8">
        <w:rPr>
          <w:noProof/>
          <w:vertAlign w:val="superscript"/>
        </w:rPr>
        <w:t>63</w:t>
      </w:r>
      <w:r w:rsidR="006F7099">
        <w:fldChar w:fldCharType="end"/>
      </w:r>
      <w:r w:rsidR="00C050C0">
        <w:t>,</w:t>
      </w:r>
      <w:r w:rsidR="006F7099">
        <w:t xml:space="preserve"> </w:t>
      </w:r>
      <w:r w:rsidR="00092E0D">
        <w:t xml:space="preserve">when taking into account </w:t>
      </w:r>
      <w:r w:rsidR="006F7099">
        <w:t xml:space="preserve">our global average EF for the BF-based integrated route </w:t>
      </w:r>
      <w:r w:rsidR="00686900">
        <w:t xml:space="preserve">stated above </w:t>
      </w:r>
      <w:r w:rsidR="006F7099">
        <w:t>(2.31 tCO</w:t>
      </w:r>
      <w:r w:rsidR="003A3740" w:rsidRPr="00F20A85">
        <w:rPr>
          <w:vertAlign w:val="subscript"/>
        </w:rPr>
        <w:t>2</w:t>
      </w:r>
      <w:r w:rsidR="006F7099">
        <w:t xml:space="preserve">/t </w:t>
      </w:r>
      <w:r w:rsidR="006F7099" w:rsidRPr="006F6C9E">
        <w:t>steel</w:t>
      </w:r>
      <w:r w:rsidR="006F7099">
        <w:t>)</w:t>
      </w:r>
      <w:r w:rsidR="0051449F">
        <w:t>.</w:t>
      </w:r>
      <w:r w:rsidR="000B5B56">
        <w:t xml:space="preserve"> </w:t>
      </w:r>
      <w:r w:rsidR="00EB25BE">
        <w:t xml:space="preserve">For the </w:t>
      </w:r>
      <w:r w:rsidR="00190115">
        <w:t xml:space="preserve">natural gas </w:t>
      </w:r>
      <w:r w:rsidR="009B1C8A">
        <w:t xml:space="preserve">and H2 based </w:t>
      </w:r>
      <w:r w:rsidR="00EB25BE">
        <w:t xml:space="preserve">DRI-BOF route (currently in development phase </w:t>
      </w:r>
      <w:r w:rsidR="009B1C8A">
        <w:t>by</w:t>
      </w:r>
      <w:r w:rsidR="00EB25BE">
        <w:t xml:space="preserve"> </w:t>
      </w:r>
      <w:r w:rsidR="009B1C8A">
        <w:t>T</w:t>
      </w:r>
      <w:r w:rsidR="00EB25BE">
        <w:t>hyssen</w:t>
      </w:r>
      <w:r w:rsidR="009B1C8A">
        <w:t>K</w:t>
      </w:r>
      <w:r w:rsidR="00EB25BE">
        <w:t>rupp),</w:t>
      </w:r>
      <w:r w:rsidR="007D6C47">
        <w:t xml:space="preserve"> we assumed default EF</w:t>
      </w:r>
      <w:r w:rsidR="009B1C8A">
        <w:t>s</w:t>
      </w:r>
      <w:r w:rsidR="007D6C47">
        <w:t xml:space="preserve"> of </w:t>
      </w:r>
      <w:r w:rsidR="009B1C8A">
        <w:t>0.932 and 0.248 tCO</w:t>
      </w:r>
      <w:r w:rsidR="009B1C8A" w:rsidRPr="00F20A85">
        <w:rPr>
          <w:vertAlign w:val="subscript"/>
        </w:rPr>
        <w:t>2</w:t>
      </w:r>
      <w:r w:rsidR="009B1C8A">
        <w:t xml:space="preserve">/t </w:t>
      </w:r>
      <w:r w:rsidR="009B1C8A" w:rsidRPr="006F6C9E">
        <w:t>steel</w:t>
      </w:r>
      <w:r w:rsidR="009B1C8A">
        <w:t xml:space="preserve"> respectively, which e</w:t>
      </w:r>
      <w:r w:rsidR="009B1C8A" w:rsidRPr="009B1C8A">
        <w:t>xclude direct emissions resulting from pre-processing</w:t>
      </w:r>
      <w:r w:rsidR="009B1C8A">
        <w:t>, i.e.,</w:t>
      </w:r>
      <w:r w:rsidR="009B1C8A" w:rsidRPr="009B1C8A">
        <w:t xml:space="preserve"> production of DRI pellets.</w:t>
      </w:r>
      <w:r w:rsidR="006D2450">
        <w:t xml:space="preserve"> </w:t>
      </w:r>
      <w:r w:rsidR="00FF416A">
        <w:t xml:space="preserve">Unless stated otherwise as part of companies’ stated transition plans (see above), it is assumed that </w:t>
      </w:r>
      <w:r w:rsidR="006D2450">
        <w:t xml:space="preserve">green H2 as part of </w:t>
      </w:r>
      <w:r w:rsidR="00FF416A">
        <w:t>the H2-DRI-EAF</w:t>
      </w:r>
      <w:r w:rsidR="00EB25BE">
        <w:t xml:space="preserve"> and H2-DRI-BOF</w:t>
      </w:r>
      <w:r w:rsidR="00FF416A">
        <w:t xml:space="preserve"> route</w:t>
      </w:r>
      <w:r w:rsidR="00EB25BE">
        <w:t>s</w:t>
      </w:r>
      <w:r w:rsidR="00FF416A">
        <w:t xml:space="preserve"> will become available </w:t>
      </w:r>
      <w:r w:rsidR="00286851">
        <w:t xml:space="preserve">at commercial scale </w:t>
      </w:r>
      <w:r w:rsidR="00FF416A">
        <w:t>in 2030.</w:t>
      </w:r>
      <w:r w:rsidR="00D30E1F">
        <w:fldChar w:fldCharType="begin" w:fldLock="1"/>
      </w:r>
      <w:r w:rsidR="006203E8">
        <w:instrText>ADDIN CSL_CITATION {"citationItems":[{"id":"ITEM-1","itemData":{"author":[{"dropping-particle":"","family":"IEA","given":"","non-dropping-particle":"","parse-names":false,"suffix":""}],"id":"ITEM-1","issued":{"date-parts":[["2020","10"]]},"title":"Iron and Steel Technology Roadmap Towards more sustainable steelmaking","type":"report"},"uris":["http://www.mendeley.com/documents/?uuid=593532c3-9d2f-4580-a60a-06f11a4ab6ed"]}],"mendeley":{"formattedCitation":"&lt;sup&gt;38&lt;/sup&gt;","plainTextFormattedCitation":"38","previouslyFormattedCitation":"&lt;sup&gt;37&lt;/sup&gt;"},"properties":{"noteIndex":0},"schema":"https://github.com/citation-style-language/schema/raw/master/csl-citation.json"}</w:instrText>
      </w:r>
      <w:r w:rsidR="00D30E1F">
        <w:fldChar w:fldCharType="separate"/>
      </w:r>
      <w:r w:rsidR="006203E8" w:rsidRPr="006203E8">
        <w:rPr>
          <w:noProof/>
          <w:vertAlign w:val="superscript"/>
        </w:rPr>
        <w:t>38</w:t>
      </w:r>
      <w:r w:rsidR="00D30E1F">
        <w:fldChar w:fldCharType="end"/>
      </w:r>
      <w:r w:rsidR="007E25D6">
        <w:t xml:space="preserve"> </w:t>
      </w:r>
    </w:p>
    <w:p w14:paraId="6BE4FFF3" w14:textId="77777777" w:rsidR="00FD44E0" w:rsidRDefault="00FD44E0" w:rsidP="00C050C0"/>
    <w:p w14:paraId="5EAA6036" w14:textId="2E877C10" w:rsidR="00757359" w:rsidRDefault="00757359" w:rsidP="00757359">
      <w:pPr>
        <w:pStyle w:val="Heading2"/>
        <w:ind w:firstLine="0"/>
      </w:pPr>
      <w:r>
        <w:t>Estimating direct</w:t>
      </w:r>
      <w:r w:rsidRPr="00EE5023">
        <w:t xml:space="preserve"> </w:t>
      </w:r>
      <w:r>
        <w:t>CO</w:t>
      </w:r>
      <w:r w:rsidRPr="00FA073F">
        <w:rPr>
          <w:vertAlign w:val="subscript"/>
        </w:rPr>
        <w:t>2</w:t>
      </w:r>
      <w:r>
        <w:t xml:space="preserve"> </w:t>
      </w:r>
      <w:r w:rsidRPr="00EE5023">
        <w:t xml:space="preserve">emissions </w:t>
      </w:r>
      <w:r>
        <w:t xml:space="preserve">from </w:t>
      </w:r>
      <w:r w:rsidR="00122A04">
        <w:t xml:space="preserve">power generation </w:t>
      </w:r>
      <w:r>
        <w:t xml:space="preserve">assets </w:t>
      </w:r>
      <w:r w:rsidRPr="00EE5023">
        <w:t xml:space="preserve"> </w:t>
      </w:r>
    </w:p>
    <w:p w14:paraId="11A81EEB" w14:textId="77777777" w:rsidR="00757359" w:rsidRPr="00C52A2C" w:rsidRDefault="00757359" w:rsidP="00757359">
      <w:pPr>
        <w:ind w:firstLine="0"/>
      </w:pPr>
    </w:p>
    <w:p w14:paraId="79B6EA8C" w14:textId="4404D59B" w:rsidR="00757359" w:rsidRPr="00C52A2C" w:rsidRDefault="004821D3" w:rsidP="00757359">
      <w:pPr>
        <w:ind w:firstLine="0"/>
      </w:pPr>
      <w:r>
        <w:t xml:space="preserve">Similar to the estimation of direct </w:t>
      </w:r>
      <w:r w:rsidRPr="00C52A2C">
        <w:t>CO</w:t>
      </w:r>
      <w:r w:rsidRPr="00C52A2C">
        <w:rPr>
          <w:vertAlign w:val="subscript"/>
        </w:rPr>
        <w:t>2</w:t>
      </w:r>
      <w:r>
        <w:rPr>
          <w:vertAlign w:val="subscript"/>
        </w:rPr>
        <w:t xml:space="preserve"> </w:t>
      </w:r>
      <w:r>
        <w:t>emissions from steel production, d</w:t>
      </w:r>
      <w:r w:rsidR="00757359" w:rsidRPr="00C52A2C">
        <w:t>irect CO</w:t>
      </w:r>
      <w:r w:rsidR="00757359" w:rsidRPr="00C52A2C">
        <w:rPr>
          <w:vertAlign w:val="subscript"/>
        </w:rPr>
        <w:t>2</w:t>
      </w:r>
      <w:r w:rsidR="00757359" w:rsidRPr="00C52A2C">
        <w:t xml:space="preserve"> emissions (Scope 1) from electricity production for 2020-2050 at the production process level for each power plant asset are estimated by equation (</w:t>
      </w:r>
      <w:r w:rsidR="0029679C">
        <w:t>6</w:t>
      </w:r>
      <w:r w:rsidR="00757359" w:rsidRPr="00C52A2C">
        <w:t xml:space="preserve">): </w:t>
      </w:r>
    </w:p>
    <w:p w14:paraId="7950F125" w14:textId="77777777" w:rsidR="00757359" w:rsidRPr="00C52A2C" w:rsidRDefault="00757359" w:rsidP="00757359">
      <w:pPr>
        <w:ind w:firstLine="0"/>
      </w:pPr>
    </w:p>
    <w:p w14:paraId="3140150C" w14:textId="33F15FCF" w:rsidR="00757359" w:rsidRPr="00C52A2C" w:rsidRDefault="006D3299" w:rsidP="00030E1D">
      <w:pPr>
        <w:ind w:firstLine="0"/>
      </w:pPr>
      <m:oMath>
        <m:sSub>
          <m:sSubPr>
            <m:ctrlPr>
              <w:rPr>
                <w:rFonts w:ascii="Cambria Math" w:hAnsi="Cambria Math"/>
                <w:i/>
              </w:rPr>
            </m:ctrlPr>
          </m:sSubPr>
          <m:e>
            <m:r>
              <w:rPr>
                <w:rFonts w:ascii="Cambria Math" w:hAnsi="Cambria Math"/>
              </w:rPr>
              <m:t xml:space="preserve">ED </m:t>
            </m:r>
            <m:d>
              <m:dPr>
                <m:ctrlPr>
                  <w:rPr>
                    <w:rFonts w:ascii="Cambria Math" w:hAnsi="Cambria Math"/>
                    <w:i/>
                  </w:rPr>
                </m:ctrlPr>
              </m:dPr>
              <m:e>
                <m:r>
                  <w:rPr>
                    <w:rFonts w:ascii="Cambria Math" w:hAnsi="Cambria Math"/>
                  </w:rPr>
                  <m:t>equity share</m:t>
                </m:r>
              </m:e>
            </m:d>
          </m:e>
          <m:sub>
            <m:r>
              <w:rPr>
                <w:rFonts w:ascii="Cambria Math" w:hAnsi="Cambria Math"/>
              </w:rPr>
              <m:t>i,p, y</m:t>
            </m:r>
          </m:sub>
        </m:sSub>
        <m:r>
          <w:rPr>
            <w:rFonts w:ascii="Cambria Math" w:hAnsi="Cambria Math"/>
          </w:rPr>
          <m:t>=</m:t>
        </m:r>
        <m:sSub>
          <m:sSubPr>
            <m:ctrlPr>
              <w:rPr>
                <w:rFonts w:ascii="Cambria Math" w:hAnsi="Cambria Math"/>
                <w:i/>
              </w:rPr>
            </m:ctrlPr>
          </m:sSubPr>
          <m:e>
            <m:r>
              <w:rPr>
                <w:rFonts w:ascii="Cambria Math" w:hAnsi="Cambria Math"/>
              </w:rPr>
              <m:t>CAP (equity share)</m:t>
            </m:r>
          </m:e>
          <m:sub>
            <m:r>
              <w:rPr>
                <w:rFonts w:ascii="Cambria Math" w:hAnsi="Cambria Math"/>
              </w:rPr>
              <m:t>p,y</m:t>
            </m:r>
          </m:sub>
        </m:sSub>
        <m:r>
          <w:rPr>
            <w:rFonts w:ascii="Cambria Math" w:hAnsi="Cambria Math"/>
          </w:rPr>
          <m:t xml:space="preserve"> ×</m:t>
        </m:r>
        <m:sSub>
          <m:sSubPr>
            <m:ctrlPr>
              <w:rPr>
                <w:rFonts w:ascii="Cambria Math" w:hAnsi="Cambria Math"/>
                <w:i/>
              </w:rPr>
            </m:ctrlPr>
          </m:sSubPr>
          <m:e>
            <m:r>
              <w:rPr>
                <w:rFonts w:ascii="Cambria Math" w:hAnsi="Cambria Math"/>
              </w:rPr>
              <m:t>UR</m:t>
            </m:r>
          </m:e>
          <m:sub>
            <m:r>
              <w:rPr>
                <w:rFonts w:ascii="Cambria Math" w:hAnsi="Cambria Math"/>
              </w:rPr>
              <m:t>i,p,y</m:t>
            </m:r>
          </m:sub>
        </m:sSub>
        <m:r>
          <w:rPr>
            <w:rFonts w:ascii="Cambria Math" w:hAnsi="Cambria Math"/>
          </w:rPr>
          <m:t>×8760×</m:t>
        </m:r>
        <m:sSub>
          <m:sSubPr>
            <m:ctrlPr>
              <w:rPr>
                <w:rFonts w:ascii="Cambria Math" w:hAnsi="Cambria Math"/>
                <w:i/>
              </w:rPr>
            </m:ctrlPr>
          </m:sSubPr>
          <m:e>
            <m:r>
              <w:rPr>
                <w:rFonts w:ascii="Cambria Math" w:hAnsi="Cambria Math"/>
              </w:rPr>
              <m:t>HR</m:t>
            </m:r>
          </m:e>
          <m:sub>
            <m:r>
              <w:rPr>
                <w:rFonts w:ascii="Cambria Math" w:hAnsi="Cambria Math"/>
              </w:rPr>
              <m:t xml:space="preserve">p </m:t>
            </m:r>
          </m:sub>
        </m:sSub>
        <m:r>
          <w:rPr>
            <w:rFonts w:ascii="Cambria Math" w:hAnsi="Cambria Math"/>
          </w:rPr>
          <m:t>×</m:t>
        </m:r>
        <m:sSub>
          <m:sSubPr>
            <m:ctrlPr>
              <w:rPr>
                <w:rFonts w:ascii="Cambria Math" w:hAnsi="Cambria Math"/>
                <w:i/>
              </w:rPr>
            </m:ctrlPr>
          </m:sSubPr>
          <m:e>
            <m:r>
              <w:rPr>
                <w:rFonts w:ascii="Cambria Math" w:hAnsi="Cambria Math"/>
              </w:rPr>
              <m:t>EF</m:t>
            </m:r>
          </m:e>
          <m:sub>
            <m:r>
              <w:rPr>
                <w:rFonts w:ascii="Cambria Math" w:hAnsi="Cambria Math"/>
              </w:rPr>
              <m:t xml:space="preserve"> p </m:t>
            </m:r>
          </m:sub>
        </m:sSub>
      </m:oMath>
      <w:r w:rsidR="00581CBF">
        <w:t xml:space="preserve"> </w:t>
      </w:r>
      <w:r w:rsidR="00581CBF">
        <w:tab/>
      </w:r>
      <w:r w:rsidR="00757359" w:rsidRPr="00C52A2C">
        <w:t>(</w:t>
      </w:r>
      <w:r w:rsidR="0029679C">
        <w:t>6</w:t>
      </w:r>
      <w:r w:rsidR="00757359" w:rsidRPr="00C52A2C">
        <w:t>)</w:t>
      </w:r>
    </w:p>
    <w:p w14:paraId="027449E6" w14:textId="77777777" w:rsidR="00757359" w:rsidRPr="00C52A2C" w:rsidRDefault="00757359" w:rsidP="00757359">
      <w:pPr>
        <w:ind w:firstLine="0"/>
      </w:pPr>
    </w:p>
    <w:p w14:paraId="5998E715" w14:textId="587CF9CA" w:rsidR="0029679C" w:rsidRDefault="00757359" w:rsidP="00C52A2C">
      <w:pPr>
        <w:ind w:firstLine="0"/>
      </w:pPr>
      <w:r w:rsidRPr="00C52A2C">
        <w:t xml:space="preserve">where </w:t>
      </w:r>
      <w:r w:rsidRPr="00C52A2C">
        <w:rPr>
          <w:i/>
          <w:iCs/>
        </w:rPr>
        <w:t xml:space="preserve">c, i, p, </w:t>
      </w:r>
      <w:r w:rsidRPr="00C52A2C">
        <w:t>and</w:t>
      </w:r>
      <w:r w:rsidRPr="00C52A2C">
        <w:rPr>
          <w:i/>
          <w:iCs/>
        </w:rPr>
        <w:t xml:space="preserve"> y</w:t>
      </w:r>
      <w:r w:rsidRPr="00C52A2C">
        <w:t xml:space="preserve"> represent country, company, fuel type and year, respectively; ED</w:t>
      </w:r>
      <w:r w:rsidRPr="00C52A2C">
        <w:rPr>
          <w:vertAlign w:val="subscript"/>
        </w:rPr>
        <w:t xml:space="preserve"> </w:t>
      </w:r>
      <w:r w:rsidRPr="00C52A2C">
        <w:t>represents production process-level direct CO</w:t>
      </w:r>
      <w:r w:rsidRPr="00C52A2C">
        <w:rPr>
          <w:vertAlign w:val="subscript"/>
        </w:rPr>
        <w:t>2</w:t>
      </w:r>
      <w:r w:rsidRPr="00C52A2C">
        <w:t xml:space="preserve"> emissions from electricity production (tCO2); C</w:t>
      </w:r>
      <w:r w:rsidR="00030E1D">
        <w:t>AP</w:t>
      </w:r>
      <w:r w:rsidRPr="00C52A2C">
        <w:t xml:space="preserve"> represents nominal electricity production capacity (MW/year); UR represents capacity utilization rate of nominal annual electricity production capacity in percent; HR represents </w:t>
      </w:r>
      <w:r w:rsidRPr="00C52A2C">
        <w:rPr>
          <w:lang w:eastAsia="zh-CN"/>
        </w:rPr>
        <w:t xml:space="preserve">heat rate measuring efficiency that an electricity production </w:t>
      </w:r>
      <w:r w:rsidRPr="00C52A2C">
        <w:rPr>
          <w:rFonts w:hint="eastAsia"/>
          <w:lang w:eastAsia="zh-CN"/>
        </w:rPr>
        <w:t>a</w:t>
      </w:r>
      <w:r w:rsidRPr="00C52A2C">
        <w:rPr>
          <w:lang w:eastAsia="zh-CN"/>
        </w:rPr>
        <w:t xml:space="preserve">sset performs the task of converting fossil fuel to electricity (MMBtu/MWh). </w:t>
      </w:r>
      <w:r w:rsidRPr="00C52A2C">
        <w:t>EF represents the emission factor for direct CO</w:t>
      </w:r>
      <w:r w:rsidRPr="00C52A2C">
        <w:rPr>
          <w:vertAlign w:val="subscript"/>
        </w:rPr>
        <w:t>2</w:t>
      </w:r>
      <w:r w:rsidRPr="00C52A2C">
        <w:t xml:space="preserve"> emissions resulting </w:t>
      </w:r>
      <w:r w:rsidR="00F509E8">
        <w:t>from</w:t>
      </w:r>
      <w:r w:rsidRPr="00C52A2C">
        <w:t xml:space="preserve"> one unit of </w:t>
      </w:r>
      <w:r w:rsidRPr="00C52A2C">
        <w:rPr>
          <w:lang w:eastAsia="zh-CN"/>
        </w:rPr>
        <w:t>energy</w:t>
      </w:r>
      <w:r w:rsidRPr="00C52A2C">
        <w:t xml:space="preserve"> produced (tCO</w:t>
      </w:r>
      <w:r w:rsidRPr="00C52A2C">
        <w:rPr>
          <w:vertAlign w:val="subscript"/>
        </w:rPr>
        <w:t>2</w:t>
      </w:r>
      <w:r w:rsidRPr="00C52A2C">
        <w:t>/MMBtu).</w:t>
      </w:r>
    </w:p>
    <w:p w14:paraId="51232FEA" w14:textId="66390336" w:rsidR="00F509E8" w:rsidRDefault="00715A41" w:rsidP="00F509E8">
      <w:r w:rsidRPr="00715A41">
        <w:rPr>
          <w:i/>
          <w:iCs/>
        </w:rPr>
        <w:t>Utilization rate.</w:t>
      </w:r>
      <w:r>
        <w:t xml:space="preserve"> </w:t>
      </w:r>
      <w:r w:rsidR="007778C9" w:rsidRPr="00C52A2C">
        <w:t>To model the capacity utilization rate for each production process of each electricity production asset until the end of the benchmark scenario time horizon (202</w:t>
      </w:r>
      <w:r w:rsidR="00B4553E">
        <w:t>0</w:t>
      </w:r>
      <w:r w:rsidR="007778C9" w:rsidRPr="00C52A2C">
        <w:t xml:space="preserve">-2050), we </w:t>
      </w:r>
      <w:r w:rsidR="007778C9" w:rsidRPr="00C52A2C">
        <w:lastRenderedPageBreak/>
        <w:t>calculated and kept constant the four-year historic average for each production process</w:t>
      </w:r>
      <w:r w:rsidR="0029679C">
        <w:t xml:space="preserve"> </w:t>
      </w:r>
      <w:r w:rsidR="00F509E8">
        <w:t xml:space="preserve">using equation (7): </w:t>
      </w:r>
    </w:p>
    <w:p w14:paraId="3B97B1D8" w14:textId="77777777" w:rsidR="00F509E8" w:rsidRPr="009317D0" w:rsidRDefault="00F509E8" w:rsidP="00F509E8">
      <w:pPr>
        <w:ind w:firstLine="0"/>
        <w:rPr>
          <w:highlight w:val="yellow"/>
        </w:rPr>
      </w:pPr>
    </w:p>
    <w:p w14:paraId="458E9052" w14:textId="36B477E7" w:rsidR="00F509E8" w:rsidRPr="00913F86" w:rsidRDefault="00F509E8" w:rsidP="00F509E8">
      <w:pPr>
        <w:ind w:firstLine="0"/>
        <w:rPr>
          <w:rFonts w:eastAsiaTheme="minorEastAsia"/>
        </w:rPr>
      </w:pPr>
      <w:r w:rsidRPr="00913F86">
        <w:tab/>
      </w:r>
      <w:r w:rsidRPr="00913F86">
        <w:tab/>
      </w:r>
      <m:oMath>
        <m:sSub>
          <m:sSubPr>
            <m:ctrlPr>
              <w:rPr>
                <w:rFonts w:ascii="Cambria Math" w:hAnsi="Cambria Math"/>
                <w:i/>
              </w:rPr>
            </m:ctrlPr>
          </m:sSubPr>
          <m:e>
            <m:r>
              <w:rPr>
                <w:rFonts w:ascii="Cambria Math" w:hAnsi="Cambria Math"/>
              </w:rPr>
              <m:t>UR</m:t>
            </m:r>
          </m:e>
          <m:sub>
            <m:r>
              <w:rPr>
                <w:rFonts w:ascii="Cambria Math" w:hAnsi="Cambria Math"/>
              </w:rPr>
              <m:t>i, p,y</m:t>
            </m:r>
          </m:sub>
        </m:sSub>
        <m:r>
          <w:rPr>
            <w:rFonts w:ascii="Cambria Math" w:hAnsi="Cambria Math"/>
          </w:rPr>
          <m:t xml:space="preserve">= </m:t>
        </m:r>
        <m:f>
          <m:fPr>
            <m:type m:val="skw"/>
            <m:ctrlPr>
              <w:rPr>
                <w:rFonts w:ascii="Cambria Math" w:hAnsi="Cambria Math"/>
                <w:i/>
              </w:rPr>
            </m:ctrlPr>
          </m:fPr>
          <m:num>
            <m:sSub>
              <m:sSubPr>
                <m:ctrlPr>
                  <w:rPr>
                    <w:rFonts w:ascii="Cambria Math" w:hAnsi="Cambria Math"/>
                    <w:i/>
                  </w:rPr>
                </m:ctrlPr>
              </m:sSubPr>
              <m:e>
                <m:r>
                  <w:rPr>
                    <w:rFonts w:ascii="Cambria Math" w:hAnsi="Cambria Math"/>
                  </w:rPr>
                  <m:t>PR (disclosed)</m:t>
                </m:r>
              </m:e>
              <m:sub>
                <m:r>
                  <w:rPr>
                    <w:rFonts w:ascii="Cambria Math" w:hAnsi="Cambria Math"/>
                  </w:rPr>
                  <m:t>i,  p,y</m:t>
                </m:r>
              </m:sub>
            </m:sSub>
          </m:num>
          <m:den>
            <m:sSub>
              <m:sSubPr>
                <m:ctrlPr>
                  <w:rPr>
                    <w:rFonts w:ascii="Cambria Math" w:hAnsi="Cambria Math"/>
                    <w:i/>
                  </w:rPr>
                </m:ctrlPr>
              </m:sSubPr>
              <m:e>
                <m:r>
                  <w:rPr>
                    <w:rFonts w:ascii="Cambria Math" w:hAnsi="Cambria Math"/>
                  </w:rPr>
                  <m:t>CAP (disclosed)</m:t>
                </m:r>
              </m:e>
              <m:sub>
                <m:r>
                  <w:rPr>
                    <w:rFonts w:ascii="Cambria Math" w:hAnsi="Cambria Math"/>
                  </w:rPr>
                  <m:t>i,  p,y</m:t>
                </m:r>
              </m:sub>
            </m:sSub>
            <m:r>
              <w:rPr>
                <w:rFonts w:ascii="Cambria Math" w:hAnsi="Cambria Math"/>
              </w:rPr>
              <m:t xml:space="preserve"> </m:t>
            </m:r>
          </m:den>
        </m:f>
      </m:oMath>
      <w:r w:rsidRPr="00913F86">
        <w:tab/>
      </w:r>
      <w:r w:rsidRPr="00913F86">
        <w:tab/>
      </w:r>
      <w:r>
        <w:tab/>
      </w:r>
      <w:r w:rsidRPr="00913F86">
        <w:rPr>
          <w:rFonts w:eastAsiaTheme="minorEastAsia"/>
        </w:rPr>
        <w:t>(</w:t>
      </w:r>
      <w:r>
        <w:rPr>
          <w:rFonts w:eastAsiaTheme="minorEastAsia"/>
        </w:rPr>
        <w:t>7</w:t>
      </w:r>
      <w:r w:rsidRPr="00913F86">
        <w:rPr>
          <w:rFonts w:eastAsiaTheme="minorEastAsia"/>
        </w:rPr>
        <w:t>)</w:t>
      </w:r>
    </w:p>
    <w:p w14:paraId="572B84EF" w14:textId="77777777" w:rsidR="00F509E8" w:rsidRPr="0029679C" w:rsidRDefault="00F509E8" w:rsidP="0029679C"/>
    <w:p w14:paraId="50F1D198" w14:textId="2A1C8943" w:rsidR="007778C9" w:rsidRPr="00030E1D" w:rsidRDefault="00F509E8" w:rsidP="00030E1D">
      <w:pPr>
        <w:ind w:firstLine="0"/>
      </w:pPr>
      <w:r>
        <w:t xml:space="preserve">where </w:t>
      </w:r>
      <w:r>
        <w:rPr>
          <w:i/>
          <w:iCs/>
        </w:rPr>
        <w:t xml:space="preserve">i, p </w:t>
      </w:r>
      <w:r w:rsidRPr="00DF445B">
        <w:t>and</w:t>
      </w:r>
      <w:r>
        <w:rPr>
          <w:i/>
          <w:iCs/>
        </w:rPr>
        <w:t xml:space="preserve"> y</w:t>
      </w:r>
      <w:r>
        <w:t xml:space="preserve"> represent company, production process and year of the baseline period (</w:t>
      </w:r>
      <w:r w:rsidRPr="00CC5DF0">
        <w:t>2020-2023</w:t>
      </w:r>
      <w:r>
        <w:t xml:space="preserve">), respectively; PR (disclosed) represents disclosed </w:t>
      </w:r>
      <w:r w:rsidR="00030E1D">
        <w:t>electricity generation</w:t>
      </w:r>
      <w:r>
        <w:t xml:space="preserve"> (</w:t>
      </w:r>
      <w:r w:rsidR="00030E1D">
        <w:t>MWh</w:t>
      </w:r>
      <w:r>
        <w:t xml:space="preserve">/year) derived from disclosed information and thus subject to a chosen company-specific consolidation approach; CAP represents nominal </w:t>
      </w:r>
      <w:r w:rsidR="00030E1D">
        <w:t>electricity generation</w:t>
      </w:r>
      <w:r>
        <w:t xml:space="preserve"> capacity (</w:t>
      </w:r>
      <w:r w:rsidR="00030E1D">
        <w:t>MW</w:t>
      </w:r>
      <w:r>
        <w:t xml:space="preserve">/year) derived from disclosed or other information and thus may be subject to a chosen company-specific consolidation approach. </w:t>
      </w:r>
    </w:p>
    <w:p w14:paraId="2261F7E2" w14:textId="3DE91290" w:rsidR="00B4553E" w:rsidRDefault="00F509E8" w:rsidP="00B4553E">
      <w:r w:rsidRPr="006C13EA">
        <w:t xml:space="preserve">Due to the discrepancies of reporting </w:t>
      </w:r>
      <w:r w:rsidR="00030E1D">
        <w:t xml:space="preserve">with regards to </w:t>
      </w:r>
      <w:r w:rsidRPr="006C13EA">
        <w:t xml:space="preserve">comprehensiveness, quality, and consolidation approaches between sample companies, we applied a company specific approach to derive UR </w:t>
      </w:r>
      <w:r w:rsidR="00B4553E" w:rsidRPr="00C52A2C">
        <w:rPr>
          <w:rFonts w:cs="Times New Roman"/>
        </w:rPr>
        <w:t>for the years 2020</w:t>
      </w:r>
      <w:r w:rsidR="00B4553E">
        <w:rPr>
          <w:rFonts w:cs="Times New Roman"/>
        </w:rPr>
        <w:t>-</w:t>
      </w:r>
      <w:r w:rsidR="00B4553E" w:rsidRPr="00C52A2C">
        <w:rPr>
          <w:rFonts w:cs="Times New Roman"/>
        </w:rPr>
        <w:t>2023</w:t>
      </w:r>
      <w:r w:rsidR="00B4553E">
        <w:rPr>
          <w:rFonts w:cs="Times New Roman"/>
        </w:rPr>
        <w:t xml:space="preserve"> </w:t>
      </w:r>
      <w:r w:rsidRPr="006C13EA">
        <w:t xml:space="preserve">depending on the type of disclosed information available. </w:t>
      </w:r>
      <w:r>
        <w:t xml:space="preserve">Subject to data availability, we ensured that the UR is internally consistent in that both PR (disclosed) and CAP refer to the same share of a company’s total </w:t>
      </w:r>
      <w:r w:rsidR="00B4553E">
        <w:t xml:space="preserve">electricity generation </w:t>
      </w:r>
      <w:r>
        <w:t xml:space="preserve">capacity and number of production assets. </w:t>
      </w:r>
      <w:r w:rsidRPr="00E42ED5">
        <w:t xml:space="preserve">Where available, we retrieved P (disclosed) and CAP (disclosed) for </w:t>
      </w:r>
      <w:r w:rsidR="00B4553E">
        <w:t>generation</w:t>
      </w:r>
      <w:r w:rsidRPr="00E42ED5">
        <w:t xml:space="preserve"> </w:t>
      </w:r>
      <w:r w:rsidR="00B4553E">
        <w:t xml:space="preserve">units </w:t>
      </w:r>
      <w:r w:rsidRPr="00E42ED5">
        <w:t>from mandatory</w:t>
      </w:r>
      <w:r>
        <w:t xml:space="preserve"> financial reporting (e.g., annual reports, investor presentations), voluntary financial reporting (CDP reports), or other company sources such </w:t>
      </w:r>
      <w:r w:rsidRPr="00B66D5E">
        <w:t xml:space="preserve">as company websites (in </w:t>
      </w:r>
      <w:r w:rsidR="00B4553E">
        <w:t xml:space="preserve">this </w:t>
      </w:r>
      <w:r w:rsidRPr="00B66D5E">
        <w:t xml:space="preserve">order of priority, see </w:t>
      </w:r>
      <w:r w:rsidRPr="00B66D5E">
        <w:rPr>
          <w:i/>
          <w:iCs/>
        </w:rPr>
        <w:t xml:space="preserve">Supplementary </w:t>
      </w:r>
      <w:r w:rsidR="00AD1FCE">
        <w:rPr>
          <w:i/>
          <w:iCs/>
        </w:rPr>
        <w:t>Information</w:t>
      </w:r>
      <w:r w:rsidRPr="00B66D5E">
        <w:t xml:space="preserve">). Where company disclosure on PR (disclosed) was missing, we </w:t>
      </w:r>
      <w:r w:rsidR="00B4553E">
        <w:t xml:space="preserve">derived average country or region-specific default URs by fuel type </w:t>
      </w:r>
      <w:r w:rsidR="00B4553E" w:rsidRPr="00BB28D2">
        <w:t xml:space="preserve">from the </w:t>
      </w:r>
      <w:r w:rsidR="00BB28D2" w:rsidRPr="00BB28D2">
        <w:t>IEA</w:t>
      </w:r>
      <w:r w:rsidR="006B1283">
        <w:fldChar w:fldCharType="begin" w:fldLock="1"/>
      </w:r>
      <w:r w:rsidR="006203E8">
        <w:instrText>ADDIN CSL_CITATION {"citationItems":[{"id":"ITEM-1","itemData":{"author":[{"dropping-particle":"","family":"IEA","given":"","non-dropping-particle":"","parse-names":false,"suffix":""}],"id":"ITEM-1","issued":{"date-parts":[["2023"]]},"title":"World Energy Outlook 2023","type":"report"},"uris":["http://www.mendeley.com/documents/?uuid=ef0e481c-d19d-4f1d-9acc-69b31bd910ef"]}],"mendeley":{"formattedCitation":"&lt;sup&gt;64&lt;/sup&gt;","plainTextFormattedCitation":"64","previouslyFormattedCitation":"&lt;sup&gt;63&lt;/sup&gt;"},"properties":{"noteIndex":0},"schema":"https://github.com/citation-style-language/schema/raw/master/csl-citation.json"}</w:instrText>
      </w:r>
      <w:r w:rsidR="006B1283">
        <w:fldChar w:fldCharType="separate"/>
      </w:r>
      <w:r w:rsidR="006203E8" w:rsidRPr="006203E8">
        <w:rPr>
          <w:noProof/>
          <w:vertAlign w:val="superscript"/>
        </w:rPr>
        <w:t>64</w:t>
      </w:r>
      <w:r w:rsidR="006B1283">
        <w:fldChar w:fldCharType="end"/>
      </w:r>
      <w:r w:rsidR="00BB28D2" w:rsidRPr="00BB28D2">
        <w:rPr>
          <w:rFonts w:cs="Times New Roman"/>
        </w:rPr>
        <w:t xml:space="preserve">. </w:t>
      </w:r>
      <w:r w:rsidR="007778C9" w:rsidRPr="00BB28D2">
        <w:rPr>
          <w:rFonts w:cs="Times New Roman"/>
        </w:rPr>
        <w:t xml:space="preserve">To </w:t>
      </w:r>
      <w:r w:rsidR="007778C9" w:rsidRPr="00C52A2C">
        <w:rPr>
          <w:rFonts w:cs="Times New Roman"/>
        </w:rPr>
        <w:t>model the capacity utilization rate for each production process of each electricity production asset until the end of the benchmark scenario time horizon (2024-2050), we calculated and kept constant the four-year historic average for each production process.</w:t>
      </w:r>
    </w:p>
    <w:p w14:paraId="70DC0C69" w14:textId="0292A5EB" w:rsidR="00B4553E" w:rsidRDefault="00715A41" w:rsidP="00B4553E">
      <w:r w:rsidRPr="00715A41">
        <w:rPr>
          <w:rFonts w:cs="Times New Roman"/>
          <w:i/>
          <w:iCs/>
        </w:rPr>
        <w:t>Heat rates.</w:t>
      </w:r>
      <w:r>
        <w:rPr>
          <w:rFonts w:cs="Times New Roman"/>
        </w:rPr>
        <w:t xml:space="preserve"> The </w:t>
      </w:r>
      <w:r w:rsidR="007778C9" w:rsidRPr="00C52A2C">
        <w:rPr>
          <w:rFonts w:cs="Times New Roman"/>
        </w:rPr>
        <w:t>Heat rate is determined by the type of combustion technology, the type of fuel, a</w:t>
      </w:r>
      <w:r w:rsidR="00B4553E">
        <w:rPr>
          <w:rFonts w:cs="Times New Roman"/>
        </w:rPr>
        <w:t>s well as</w:t>
      </w:r>
      <w:r w:rsidR="007778C9" w:rsidRPr="00C52A2C">
        <w:rPr>
          <w:rFonts w:cs="Times New Roman"/>
        </w:rPr>
        <w:t xml:space="preserve"> the size </w:t>
      </w:r>
      <w:r w:rsidR="00B4553E">
        <w:rPr>
          <w:rFonts w:cs="Times New Roman"/>
        </w:rPr>
        <w:t>and</w:t>
      </w:r>
      <w:r w:rsidR="007778C9" w:rsidRPr="00C52A2C">
        <w:rPr>
          <w:rFonts w:cs="Times New Roman"/>
        </w:rPr>
        <w:t xml:space="preserve"> age of the plant. The higher the heat rate, the lower a plant’s efficiency. A power plant that was 100 percent efficient at converting all its fuel energy into electrical energy would have a heat rate of 860 kcal/kWh or 3412 Btu/kWh. A smaller and older plant with outdated combustion technology tends to have higher heat rates, so heat rates vary </w:t>
      </w:r>
      <w:r w:rsidR="00B4553E">
        <w:rPr>
          <w:rFonts w:cs="Times New Roman"/>
        </w:rPr>
        <w:t>at</w:t>
      </w:r>
      <w:r w:rsidR="007778C9" w:rsidRPr="00C52A2C">
        <w:rPr>
          <w:rFonts w:cs="Times New Roman"/>
        </w:rPr>
        <w:t xml:space="preserve"> </w:t>
      </w:r>
      <w:r w:rsidR="00B4553E" w:rsidRPr="00BB28D2">
        <w:rPr>
          <w:rFonts w:cs="Times New Roman"/>
        </w:rPr>
        <w:t>the</w:t>
      </w:r>
      <w:r w:rsidR="007778C9" w:rsidRPr="00BB28D2">
        <w:rPr>
          <w:rFonts w:cs="Times New Roman"/>
        </w:rPr>
        <w:t xml:space="preserve"> </w:t>
      </w:r>
      <w:r w:rsidR="00B4553E" w:rsidRPr="00BB28D2">
        <w:rPr>
          <w:rFonts w:cs="Times New Roman"/>
        </w:rPr>
        <w:t xml:space="preserve">plant </w:t>
      </w:r>
      <w:r w:rsidR="007778C9" w:rsidRPr="00BB28D2">
        <w:rPr>
          <w:rFonts w:cs="Times New Roman"/>
        </w:rPr>
        <w:t xml:space="preserve">level. </w:t>
      </w:r>
      <w:r w:rsidR="00B4553E" w:rsidRPr="00BB28D2">
        <w:rPr>
          <w:rFonts w:cs="Times New Roman"/>
        </w:rPr>
        <w:t>Due to limited data availability</w:t>
      </w:r>
      <w:r w:rsidR="007778C9" w:rsidRPr="00BB28D2">
        <w:rPr>
          <w:rFonts w:cs="Times New Roman"/>
        </w:rPr>
        <w:t xml:space="preserve">, we </w:t>
      </w:r>
      <w:r w:rsidR="00B4553E" w:rsidRPr="00BB28D2">
        <w:rPr>
          <w:rFonts w:cs="Times New Roman"/>
        </w:rPr>
        <w:t>derived</w:t>
      </w:r>
      <w:r w:rsidR="007778C9" w:rsidRPr="00BB28D2">
        <w:rPr>
          <w:rFonts w:cs="Times New Roman"/>
        </w:rPr>
        <w:t xml:space="preserve"> the average heat rates for each fuel type from the </w:t>
      </w:r>
      <w:r w:rsidR="00BB28D2" w:rsidRPr="00BB28D2">
        <w:rPr>
          <w:rFonts w:cs="Times New Roman"/>
        </w:rPr>
        <w:t>EIA</w:t>
      </w:r>
      <w:r w:rsidR="006B1283">
        <w:rPr>
          <w:rFonts w:cs="Times New Roman"/>
        </w:rPr>
        <w:fldChar w:fldCharType="begin" w:fldLock="1"/>
      </w:r>
      <w:r w:rsidR="006203E8">
        <w:rPr>
          <w:rFonts w:cs="Times New Roman"/>
        </w:rPr>
        <w:instrText>ADDIN CSL_CITATION {"citationItems":[{"id":"ITEM-1","itemData":{"author":[{"dropping-particle":"","family":"US Energy Information Administration (EIA)","given":"","non-dropping-particle":"","parse-names":false,"suffix":""}],"id":"ITEM-1","issued":{"date-parts":[["2023"]]},"title":"Electric Power Annual 2022","type":"report"},"locator":"169","uris":["http://www.mendeley.com/documents/?uuid=9e423b20-82b3-46d8-9cbd-0cd206874a43"]}],"mendeley":{"formattedCitation":"&lt;sup&gt;65&lt;/sup&gt;","plainTextFormattedCitation":"65","previouslyFormattedCitation":"&lt;sup&gt;64&lt;/sup&gt;"},"properties":{"noteIndex":0},"schema":"https://github.com/citation-style-language/schema/raw/master/csl-citation.json"}</w:instrText>
      </w:r>
      <w:r w:rsidR="006B1283">
        <w:rPr>
          <w:rFonts w:cs="Times New Roman"/>
        </w:rPr>
        <w:fldChar w:fldCharType="separate"/>
      </w:r>
      <w:r w:rsidR="006203E8" w:rsidRPr="006203E8">
        <w:rPr>
          <w:rFonts w:cs="Times New Roman"/>
          <w:noProof/>
          <w:vertAlign w:val="superscript"/>
        </w:rPr>
        <w:t>65</w:t>
      </w:r>
      <w:r w:rsidR="006B1283">
        <w:rPr>
          <w:rFonts w:cs="Times New Roman"/>
        </w:rPr>
        <w:fldChar w:fldCharType="end"/>
      </w:r>
      <w:r w:rsidR="00BB28D2" w:rsidRPr="00BB28D2">
        <w:rPr>
          <w:rFonts w:cs="Times New Roman"/>
        </w:rPr>
        <w:t>.</w:t>
      </w:r>
    </w:p>
    <w:p w14:paraId="390372C8" w14:textId="39B34FCE" w:rsidR="00BB28D2" w:rsidRDefault="00BB28D2" w:rsidP="00BB28D2">
      <w:pPr>
        <w:rPr>
          <w:rFonts w:cs="Times New Roman"/>
        </w:rPr>
      </w:pPr>
      <w:r w:rsidRPr="00BB28D2">
        <w:rPr>
          <w:rFonts w:cs="Times New Roman"/>
          <w:i/>
          <w:iCs/>
        </w:rPr>
        <w:t>Emission factors.</w:t>
      </w:r>
      <w:r w:rsidRPr="00BB28D2">
        <w:rPr>
          <w:rFonts w:cs="Times New Roman"/>
        </w:rPr>
        <w:t xml:space="preserve"> </w:t>
      </w:r>
      <w:r w:rsidRPr="00BB28D2">
        <w:rPr>
          <w:rFonts w:cs="Times New Roman"/>
          <w:lang w:val="en-GB"/>
        </w:rPr>
        <w:t>GEM’s GIPT</w:t>
      </w:r>
      <w:r w:rsidR="000642FD">
        <w:rPr>
          <w:rFonts w:cs="Times New Roman"/>
          <w:lang w:val="en-GB"/>
        </w:rPr>
        <w:fldChar w:fldCharType="begin" w:fldLock="1"/>
      </w:r>
      <w:r w:rsidR="006203E8">
        <w:rPr>
          <w:rFonts w:cs="Times New Roman"/>
          <w:lang w:val="en-GB"/>
        </w:rPr>
        <w:instrText>ADDIN CSL_CITATION {"citationItems":[{"id":"ITEM-1","itemData":{"author":[{"dropping-particle":"","family":"Global Energy Monitor","given":"","non-dropping-particle":"","parse-names":false,"suffix":""}],"id":"ITEM-1","issued":{"date-parts":[["2024"]]},"title":"Global Integrated Power Tracker (July 2024)","type":"report"},"uris":["http://www.mendeley.com/documents/?uuid=6976b4f4-42bc-4857-9439-f74bbf783d55"]}],"mendeley":{"formattedCitation":"&lt;sup&gt;40&lt;/sup&gt;","plainTextFormattedCitation":"40","previouslyFormattedCitation":"&lt;sup&gt;39&lt;/sup&gt;"},"properties":{"noteIndex":0},"schema":"https://github.com/citation-style-language/schema/raw/master/csl-citation.json"}</w:instrText>
      </w:r>
      <w:r w:rsidR="000642FD">
        <w:rPr>
          <w:rFonts w:cs="Times New Roman"/>
          <w:lang w:val="en-GB"/>
        </w:rPr>
        <w:fldChar w:fldCharType="separate"/>
      </w:r>
      <w:r w:rsidR="006203E8" w:rsidRPr="006203E8">
        <w:rPr>
          <w:rFonts w:cs="Times New Roman"/>
          <w:noProof/>
          <w:vertAlign w:val="superscript"/>
          <w:lang w:val="en-GB"/>
        </w:rPr>
        <w:t>40</w:t>
      </w:r>
      <w:r w:rsidR="000642FD">
        <w:rPr>
          <w:rFonts w:cs="Times New Roman"/>
          <w:lang w:val="en-GB"/>
        </w:rPr>
        <w:fldChar w:fldCharType="end"/>
      </w:r>
      <w:r w:rsidRPr="00BB28D2">
        <w:rPr>
          <w:rFonts w:cs="Times New Roman"/>
        </w:rPr>
        <w:t xml:space="preserve"> includes information on the fuel type for each electricity generation unit, including</w:t>
      </w:r>
      <w:r w:rsidRPr="00BB28D2">
        <w:rPr>
          <w:rFonts w:cs="Times New Roman" w:hint="eastAsia"/>
          <w:lang w:eastAsia="zh-CN"/>
        </w:rPr>
        <w:t xml:space="preserve"> </w:t>
      </w:r>
      <w:r w:rsidRPr="00BB28D2">
        <w:rPr>
          <w:rFonts w:cs="Times New Roman"/>
          <w:lang w:eastAsia="zh-CN"/>
        </w:rPr>
        <w:t>NG (natural gas), LNG (liquefied natural gas),</w:t>
      </w:r>
      <w:r w:rsidRPr="00BB28D2">
        <w:t xml:space="preserve"> </w:t>
      </w:r>
      <w:r w:rsidRPr="00BB28D2">
        <w:rPr>
          <w:rFonts w:cs="Times New Roman"/>
          <w:lang w:eastAsia="zh-CN"/>
        </w:rPr>
        <w:t>WSTH-NG (waste heat), C (</w:t>
      </w:r>
      <w:r w:rsidRPr="00BB28D2">
        <w:rPr>
          <w:rFonts w:cs="Times New Roman" w:hint="eastAsia"/>
          <w:lang w:eastAsia="zh-CN"/>
        </w:rPr>
        <w:t>coal</w:t>
      </w:r>
      <w:r w:rsidRPr="00BB28D2">
        <w:rPr>
          <w:rFonts w:cs="Times New Roman"/>
          <w:lang w:eastAsia="zh-CN"/>
        </w:rPr>
        <w:t>), D (diesel), HFO (heavy fuel oil), KER (kerosene), among others.</w:t>
      </w:r>
      <w:r w:rsidRPr="00BB28D2">
        <w:rPr>
          <w:rFonts w:cs="Times New Roman"/>
        </w:rPr>
        <w:t xml:space="preserve"> We retrieved default emission factors for coal (bituminous</w:t>
      </w:r>
      <w:r w:rsidRPr="00BB28D2">
        <w:rPr>
          <w:rFonts w:cs="Times New Roman" w:hint="eastAsia"/>
        </w:rPr>
        <w:t xml:space="preserve"> </w:t>
      </w:r>
      <w:r w:rsidRPr="00BB28D2">
        <w:rPr>
          <w:rFonts w:cs="Times New Roman" w:hint="eastAsia"/>
          <w:lang w:eastAsia="zh-CN"/>
        </w:rPr>
        <w:t>coal</w:t>
      </w:r>
      <w:r w:rsidRPr="00BB28D2">
        <w:rPr>
          <w:rFonts w:cs="Times New Roman"/>
          <w:lang w:eastAsia="zh-CN"/>
        </w:rPr>
        <w:t>, sub-bituminous coal, lignite), gas (natural gas, natural gas liquids), oil (diesel oil)</w:t>
      </w:r>
      <w:r w:rsidRPr="00BB28D2">
        <w:rPr>
          <w:rFonts w:cs="Times New Roman"/>
        </w:rPr>
        <w:t xml:space="preserve"> from the emission factor database of 2006 IPCC Guidelines for National Greenhouse Gas</w:t>
      </w:r>
      <w:r w:rsidR="006B1283">
        <w:rPr>
          <w:rFonts w:cs="Times New Roman"/>
        </w:rPr>
        <w:fldChar w:fldCharType="begin" w:fldLock="1"/>
      </w:r>
      <w:r w:rsidR="006203E8">
        <w:rPr>
          <w:rFonts w:cs="Times New Roman"/>
        </w:rPr>
        <w:instrText>ADDIN CSL_CITATION {"citationItems":[{"id":"ITEM-1","itemData":{"author":[{"dropping-particle":"","family":"IPCC","given":"","non-dropping-particle":"","parse-names":false,"suffix":""}],"container-title":"2006 IPCC Guidelines for National Greenhouse Gas Inventories","id":"ITEM-1","issued":{"date-parts":[["2006"]]},"title":"Volume 2: Energy","type":"chapter"},"uris":["http://www.mendeley.com/documents/?uuid=b3d5f697-b511-4edc-89c4-408819195bb6"]}],"mendeley":{"formattedCitation":"&lt;sup&gt;66&lt;/sup&gt;","plainTextFormattedCitation":"66","previouslyFormattedCitation":"&lt;sup&gt;65&lt;/sup&gt;"},"properties":{"noteIndex":0},"schema":"https://github.com/citation-style-language/schema/raw/master/csl-citation.json"}</w:instrText>
      </w:r>
      <w:r w:rsidR="006B1283">
        <w:rPr>
          <w:rFonts w:cs="Times New Roman"/>
        </w:rPr>
        <w:fldChar w:fldCharType="separate"/>
      </w:r>
      <w:r w:rsidR="006203E8" w:rsidRPr="006203E8">
        <w:rPr>
          <w:rFonts w:cs="Times New Roman"/>
          <w:noProof/>
          <w:vertAlign w:val="superscript"/>
        </w:rPr>
        <w:t>66</w:t>
      </w:r>
      <w:r w:rsidR="006B1283">
        <w:rPr>
          <w:rFonts w:cs="Times New Roman"/>
        </w:rPr>
        <w:fldChar w:fldCharType="end"/>
      </w:r>
      <w:r w:rsidRPr="00BB28D2">
        <w:rPr>
          <w:rFonts w:cs="Times New Roman"/>
        </w:rPr>
        <w:t>. For reasons of simplicity, we further assumed that the fuel types including hydropower, geothermal, solar, wind, and nuclear have an EF of zero direct CO</w:t>
      </w:r>
      <w:r w:rsidRPr="000642FD">
        <w:rPr>
          <w:rFonts w:cs="Times New Roman"/>
          <w:vertAlign w:val="subscript"/>
        </w:rPr>
        <w:t>2</w:t>
      </w:r>
      <w:r w:rsidRPr="00BB28D2">
        <w:rPr>
          <w:rFonts w:cs="Times New Roman"/>
        </w:rPr>
        <w:t xml:space="preserve"> emissions per unit of electricity generated. </w:t>
      </w:r>
      <w:r>
        <w:rPr>
          <w:rFonts w:cs="Times New Roman"/>
        </w:rPr>
        <w:t xml:space="preserve">For those </w:t>
      </w:r>
      <w:r w:rsidRPr="00C52A2C">
        <w:rPr>
          <w:rFonts w:cs="Times New Roman"/>
        </w:rPr>
        <w:t xml:space="preserve">electric production units </w:t>
      </w:r>
      <w:r>
        <w:rPr>
          <w:rFonts w:cs="Times New Roman"/>
        </w:rPr>
        <w:t xml:space="preserve">which are listed as </w:t>
      </w:r>
      <w:r w:rsidRPr="00C52A2C">
        <w:rPr>
          <w:rFonts w:cs="Times New Roman"/>
        </w:rPr>
        <w:t xml:space="preserve">dual fueled, </w:t>
      </w:r>
      <w:r>
        <w:rPr>
          <w:rFonts w:cs="Times New Roman"/>
        </w:rPr>
        <w:t xml:space="preserve">we assumed that the unit is entirely fueled by the </w:t>
      </w:r>
      <w:r w:rsidRPr="00C52A2C">
        <w:rPr>
          <w:rFonts w:cs="Times New Roman"/>
        </w:rPr>
        <w:t xml:space="preserve">first listed fuel type. For coal-fired </w:t>
      </w:r>
      <w:r>
        <w:rPr>
          <w:rFonts w:cs="Times New Roman"/>
        </w:rPr>
        <w:t xml:space="preserve">power plant </w:t>
      </w:r>
      <w:r w:rsidRPr="00C52A2C">
        <w:rPr>
          <w:rFonts w:cs="Times New Roman"/>
        </w:rPr>
        <w:t xml:space="preserve">units, we </w:t>
      </w:r>
      <w:r>
        <w:rPr>
          <w:rFonts w:cs="Times New Roman"/>
        </w:rPr>
        <w:t xml:space="preserve">differentiated between </w:t>
      </w:r>
      <w:r w:rsidRPr="00BB28D2">
        <w:rPr>
          <w:rFonts w:cs="Times New Roman"/>
        </w:rPr>
        <w:t xml:space="preserve">four coal-types, including bituminous coal (94600 kgCO2/TJ), subbituminous coal (96100 kgCO2/TJ), lignite (101000 kgCO2/TJ), and applied the average default EF for bituminous coal and lignite (97800 kgCO2/TJ) to those units the fuel type of which GEM classified as “unknown coal”. </w:t>
      </w:r>
      <w:r w:rsidRPr="00C52A2C">
        <w:rPr>
          <w:rFonts w:cs="Times New Roman"/>
        </w:rPr>
        <w:t xml:space="preserve">For </w:t>
      </w:r>
      <w:r>
        <w:rPr>
          <w:rFonts w:cs="Times New Roman"/>
        </w:rPr>
        <w:t xml:space="preserve">units listed by GEM as natural </w:t>
      </w:r>
      <w:r w:rsidRPr="00C52A2C">
        <w:rPr>
          <w:rFonts w:cs="Times New Roman"/>
        </w:rPr>
        <w:t xml:space="preserve">gas-powered, we </w:t>
      </w:r>
      <w:r>
        <w:rPr>
          <w:rFonts w:cs="Times New Roman"/>
        </w:rPr>
        <w:lastRenderedPageBreak/>
        <w:t xml:space="preserve">applied the average default EF for </w:t>
      </w:r>
      <w:r w:rsidRPr="00C52A2C">
        <w:rPr>
          <w:rFonts w:cs="Times New Roman"/>
        </w:rPr>
        <w:t xml:space="preserve">natural gas and natural gas liquids </w:t>
      </w:r>
      <w:r>
        <w:rPr>
          <w:rFonts w:cs="Times New Roman"/>
        </w:rPr>
        <w:t xml:space="preserve">as more detailed information was not provided by GEM. </w:t>
      </w:r>
    </w:p>
    <w:p w14:paraId="253D4778" w14:textId="77777777" w:rsidR="0029549E" w:rsidRDefault="0029549E" w:rsidP="007D16B4">
      <w:pPr>
        <w:ind w:firstLine="0"/>
      </w:pPr>
    </w:p>
    <w:p w14:paraId="6DFA486C" w14:textId="0A623785" w:rsidR="0006057E" w:rsidRPr="00715A41" w:rsidRDefault="002A6D61" w:rsidP="00715A41">
      <w:pPr>
        <w:pStyle w:val="Heading2"/>
        <w:ind w:firstLine="0"/>
        <w:rPr>
          <w:bCs/>
        </w:rPr>
      </w:pPr>
      <w:r w:rsidRPr="0026518F">
        <w:rPr>
          <w:bCs/>
        </w:rPr>
        <w:t xml:space="preserve">Required reinvestment before 2030 share of capacity </w:t>
      </w:r>
    </w:p>
    <w:p w14:paraId="69DA6A2D" w14:textId="77777777" w:rsidR="0006057E" w:rsidRDefault="0006057E" w:rsidP="00BE0A89">
      <w:pPr>
        <w:ind w:firstLine="0"/>
        <w:rPr>
          <w:i/>
          <w:iCs/>
        </w:rPr>
      </w:pPr>
    </w:p>
    <w:p w14:paraId="17C66BC3" w14:textId="3D941F4D" w:rsidR="00E93974" w:rsidRDefault="000C7538" w:rsidP="00BE0A89">
      <w:pPr>
        <w:ind w:firstLine="0"/>
        <w:rPr>
          <w:bCs/>
        </w:rPr>
      </w:pPr>
      <w:r>
        <w:rPr>
          <w:bCs/>
        </w:rPr>
        <w:t>By examining the required reinvestment in fossil fuel-based production assets based on assumed standard economic lifetimes of 40 years for power plant</w:t>
      </w:r>
      <w:r w:rsidRPr="005C2133">
        <w:rPr>
          <w:bCs/>
        </w:rPr>
        <w:t>s</w:t>
      </w:r>
      <w:r w:rsidRPr="005C2133">
        <w:rPr>
          <w:rFonts w:cs="Arial"/>
        </w:rPr>
        <w:fldChar w:fldCharType="begin" w:fldLock="1"/>
      </w:r>
      <w:r w:rsidR="006203E8">
        <w:rPr>
          <w:rFonts w:cs="Arial"/>
        </w:rPr>
        <w:instrText>ADDIN CSL_CITATION {"citationItems":[{"id":"ITEM-1","itemData":{"DOI":"10.1088/1748-9326/9/8/084018","ISBN":"doi:10.1088/1748-9326/9/8/084018","ISSN":"17489326","abstract":"The world not only continues to build new coal-fired power plants, but built more new coal plants in the past decade than in any previous decade. Worldwide, an average of 89 gigawatts per year (GW yr-1) of new coal generating capacity was added between 2010 and 2012, 23 GW yr-1 more than in the 2000-2009 time period and 56 GW yr-1 more than in the 1990-1999 time period. Natural gas plants show a similar pattern. Assuming these plants operate for 40 years, the fossil-fuel burning plants built in 2012 will emit approximately 19 billion tons of CO&lt;inf&gt;2&lt;/inf&gt; (Gt CO&lt;inf&gt;2&lt;/inf&gt;) over their lifetimes, versus 14 Gt CO&lt;inf&gt;2&lt;/inf&gt; actually emitted by all operating fossil fuel power plants in 2012. We find that total committed emissions related to the power sector are growing at a rate of about 4% per year, and reached 307 (with an estimated uncertainty of 192-439) Gt CO&lt;inf&gt;2&lt;/inf&gt; in 2012. These facts are not well known in the energy policy community, where annual emissions receive far more attention than future emissions related to new capital investments. This paper demonstrates the potential for 'commitment accounting' to inform public policy by quantifying future emissions implied by current investments. © 2014 IOP Publishing Ltd.","author":[{"dropping-particle":"","family":"Davis","given":"Steven J.","non-dropping-particle":"","parse-names":false,"suffix":""},{"dropping-particle":"","family":"Socolow","given":"Robert H.","non-dropping-particle":"","parse-names":false,"suffix":""}],"container-title":"Environmental Research Letters","id":"ITEM-1","issue":"8","issued":{"date-parts":[["2014"]]},"publisher":"IOP Publishing","title":"Commitment accounting of CO2 emissions","type":"article-journal","volume":"9"},"uris":["http://www.mendeley.com/documents/?uuid=90bf31a1-8255-4c06-af5f-eecce33de30a"]}],"mendeley":{"formattedCitation":"&lt;sup&gt;23&lt;/sup&gt;","plainTextFormattedCitation":"23","previouslyFormattedCitation":"&lt;sup&gt;22&lt;/sup&gt;"},"properties":{"noteIndex":0},"schema":"https://github.com/citation-style-language/schema/raw/master/csl-citation.json"}</w:instrText>
      </w:r>
      <w:r w:rsidRPr="005C2133">
        <w:rPr>
          <w:rFonts w:cs="Arial"/>
        </w:rPr>
        <w:fldChar w:fldCharType="separate"/>
      </w:r>
      <w:r w:rsidR="006203E8" w:rsidRPr="006203E8">
        <w:rPr>
          <w:rFonts w:cs="Arial"/>
          <w:noProof/>
          <w:vertAlign w:val="superscript"/>
        </w:rPr>
        <w:t>23</w:t>
      </w:r>
      <w:r w:rsidRPr="005C2133">
        <w:rPr>
          <w:rFonts w:cs="Arial"/>
        </w:rPr>
        <w:fldChar w:fldCharType="end"/>
      </w:r>
      <w:r w:rsidRPr="005C2133">
        <w:rPr>
          <w:rFonts w:cs="Arial"/>
          <w:vertAlign w:val="superscript"/>
        </w:rPr>
        <w:t>,</w:t>
      </w:r>
      <w:r w:rsidRPr="005C2133">
        <w:rPr>
          <w:rFonts w:cs="Arial"/>
        </w:rPr>
        <w:fldChar w:fldCharType="begin" w:fldLock="1"/>
      </w:r>
      <w:r w:rsidR="006203E8">
        <w:rPr>
          <w:rFonts w:cs="Arial"/>
        </w:rPr>
        <w:instrText>ADDIN CSL_CITATION {"citationItems":[{"id":"ITEM-1","itemData":{"DOI":"10.1038/s41586-019-1364-3","ISSN":"14764687","PMID":"31261374","abstract":"Net anthropogenic emissions of carbon dioxide (CO2) must approach zero by mid-century (2050) in order to stabilize the global mean temperature at the level targeted by international efforts1–5. Yet continued expansion of fossil-fuel-burning energy infrastructure implies already ‘committed’ future CO2 emissions6–13. Here we use detailed datasets of existing fossil-fuel energy infrastructure in 2018 to estimate regional and sectoral patterns of committed CO2 emissions, the sensitivity of such emissions to assumed operating lifetimes and schedules, and the economic value of the associated infrastructure. We estimate that, if operated as historically, existing infrastructure will cumulatively emit about 658 gigatonnes of CO2 (with a range of 226 to 1,479 gigatonnes CO2, depending on the lifetimes and utilization rates assumed). More than half of these emissions are predicted to come from the electricity sector; infrastructure in China, the USA and the 28 member states of the European Union represents approximately 41 per cent, 9 per cent and 7 per cent of the total, respectively. If built, proposed power plants (planned, permitted or under construction) would emit roughly an extra 188 (range 37–427) gigatonnes CO2. Committed emissions from existing and proposed energy infrastructure (about 846 gigatonnes CO2) thus represent more than the entire carbon budget that remains if mean warming is to be limited to 1.5 degrees Celsius (°C) with a probability of 66 to 50 per cent (420–580 gigatonnes CO2)5, and perhaps two-thirds of the remaining carbon budget if mean warming is to be limited to less than 2 °C (1,170–1,500 gigatonnes CO2)5. The remaining carbon budget estimates are varied and nuanced14,15, and depend on the climate target and the availability of large-scale negative emissions16. Nevertheless, our estimates suggest that little or no new CO2-emitting infrastructure can be commissioned, and that existing infrastructure may need to be retired early (or be retrofitted with carbon capture and storage technology) in order to meet the Paris Agreement climate goals17. Given the asset value per tonne of committed emissions, we suggest that the most cost-effective premature infrastructure retirements will be in the electricity and industry sectors, if non-emitting alternatives are available and affordable4,18.","author":[{"dropping-particle":"","family":"Tong","given":"Dan","non-dropping-particle":"","parse-names":false,"suffix":""},{"dropping-particle":"","family":"Zhang","given":"Qiang","non-dropping-particle":"","parse-names":false,"suffix":""},{"dropping-particle":"","family":"Zheng","given":"Yixuan","non-dropping-particle":"","parse-names":false,"suffix":""},{"dropping-particle":"","family":"Caldeira","given":"Ken","non-dropping-particle":"","parse-names":false,"suffix":""},{"dropping-particle":"","family":"Shearer","given":"Christine","non-dropping-particle":"","parse-names":false,"suffix":""},{"dropping-particle":"","family":"Hong","given":"Chaopeng","non-dropping-particle":"","parse-names":false,"suffix":""},{"dropping-particle":"","family":"Qin","given":"Yue","non-dropping-particle":"","parse-names":false,"suffix":""},{"dropping-particle":"","family":"Davis","given":"Steven J.","non-dropping-particle":"","parse-names":false,"suffix":""}],"container-title":"Nature","id":"ITEM-1","issue":"7769","issued":{"date-parts":[["2019"]]},"page":"373-377","publisher":"Springer US","title":"Committed emissions from existing energy infrastructure jeopardize 1.5 °C climate target","type":"article-journal","volume":"572"},"uris":["http://www.mendeley.com/documents/?uuid=0ec61f4b-3e1c-49e3-8982-ab165028115a"]}],"mendeley":{"formattedCitation":"&lt;sup&gt;6&lt;/sup&gt;","plainTextFormattedCitation":"6","previouslyFormattedCitation":"&lt;sup&gt;5&lt;/sup&gt;"},"properties":{"noteIndex":0},"schema":"https://github.com/citation-style-language/schema/raw/master/csl-citation.json"}</w:instrText>
      </w:r>
      <w:r w:rsidRPr="005C2133">
        <w:rPr>
          <w:rFonts w:cs="Arial"/>
        </w:rPr>
        <w:fldChar w:fldCharType="separate"/>
      </w:r>
      <w:r w:rsidR="006203E8" w:rsidRPr="006203E8">
        <w:rPr>
          <w:rFonts w:cs="Arial"/>
          <w:noProof/>
          <w:vertAlign w:val="superscript"/>
        </w:rPr>
        <w:t>6</w:t>
      </w:r>
      <w:r w:rsidRPr="005C2133">
        <w:rPr>
          <w:rFonts w:cs="Arial"/>
        </w:rPr>
        <w:fldChar w:fldCharType="end"/>
      </w:r>
      <w:r>
        <w:rPr>
          <w:rFonts w:cs="Arial"/>
          <w:color w:val="ED7D31" w:themeColor="accent2"/>
        </w:rPr>
        <w:t xml:space="preserve"> </w:t>
      </w:r>
      <w:r>
        <w:rPr>
          <w:bCs/>
        </w:rPr>
        <w:t>and 20 years for BF units</w:t>
      </w:r>
      <w:r>
        <w:rPr>
          <w:bCs/>
        </w:rPr>
        <w:fldChar w:fldCharType="begin" w:fldLock="1"/>
      </w:r>
      <w:r w:rsidR="006203E8">
        <w:rPr>
          <w:bCs/>
        </w:rPr>
        <w:instrText>ADDIN CSL_CITATION {"citationItems":[{"id":"ITEM-1","itemData":{"DOI":"10.1016/j.jclepro.2014.05.063","ISSN":"09596526","abstract":"At current primary steel production levels, the iron and steel industry will fail to meet the 80%emission reduction target without introduction of breakthrough technologies (Wörtler et al., 2013: 19). The current research analyses the technical and economical long-term potential of innovative primary steel production technologies in Germany throughout 2100. Techno-economic models are used to simulate three innovative ore-based steelmaking routes verses the reference blast furnace route (BF-BOF). The innovative routes in focus are blast furnace with CCS1 (BF-CCS), hydrogen direct reduction (H-DR), and iron ore electrolysis (EW). Energy and mass flows for the production of one tonne of crude steel (CS) are combined with hypothetical price, cost, and revenue data to evaluate the production routes economically, technically, and environmentally. This is a purely theoretical analysis and hence further external factors that may influence practical implementation or profitability are not considered. Different future developments are considered by using three scenarios, representing an ambitious, a moderate, and a conservative transformation of the German energy sector. In general, looking into the future bares various uncertainties which should be reflected in a suitable manner.According to the present scenario analysis, chances are that with rising prices for coal and CO2 allowances BF-BOF and even BF-CCS become unprofitable by mid-century. With a high share of renewable energy sources and high prices for CO2 allowances, H-DR and EW become economically attractive in the second half of the current century, when BF-based routes are long unprofitable. Energy and raw material efficiency is significantly higher for H-DR and EW and furthermore, the 80%reduction target by 20502 can be achieved in the ambitious scenario. However, high investment costs and high dependency on electricity prices prohibit a profitable implementation before 2030e2040 without further subsidies. EW is the most energy and resource efficient production route. Since continuous electricity is needed for the continuous operation, the electricity costs are 20e40%higher than for H-DR (with high-capacity hydrogen storage units). Even though hydrogen production implies efficiency losses compared to the EW route, the decoupling of hydrogen production from continuous operation of the steel plant through hydrogen storage offers the opportunity to use cheap excess renewable electricity. This makes the H-…","author":[{"dropping-particle":"","family":"Fischedick","given":"Manfred","non-dropping-particle":"","parse-names":false,"suffix":""},{"dropping-particle":"","family":"Marzinkowski","given":"Joachim","non-dropping-particle":"","parse-names":false,"suffix":""},{"dropping-particle":"","family":"Winzer","given":"Petra","non-dropping-particle":"","parse-names":false,"suffix":""},{"dropping-particle":"","family":"Weigel","given":"Max","non-dropping-particle":"","parse-names":false,"suffix":""}],"container-title":"Journal of Cleaner Production","id":"ITEM-1","issue":"1","issued":{"date-parts":[["2014"]]},"page":"563-580","publisher":"Elsevier Ltd","title":"Techno-economic evaluation of innovative steel production technologies","type":"article-journal","volume":"84"},"uris":["http://www.mendeley.com/documents/?uuid=ae5d3b62-6182-44ed-b1af-8621845460cf"]}],"mendeley":{"formattedCitation":"&lt;sup&gt;44&lt;/sup&gt;","plainTextFormattedCitation":"44","previouslyFormattedCitation":"&lt;sup&gt;43&lt;/sup&gt;"},"properties":{"noteIndex":0},"schema":"https://github.com/citation-style-language/schema/raw/master/csl-citation.json"}</w:instrText>
      </w:r>
      <w:r>
        <w:rPr>
          <w:bCs/>
        </w:rPr>
        <w:fldChar w:fldCharType="separate"/>
      </w:r>
      <w:r w:rsidR="006203E8" w:rsidRPr="006203E8">
        <w:rPr>
          <w:bCs/>
          <w:noProof/>
          <w:vertAlign w:val="superscript"/>
        </w:rPr>
        <w:t>44</w:t>
      </w:r>
      <w:r>
        <w:rPr>
          <w:bCs/>
        </w:rPr>
        <w:fldChar w:fldCharType="end"/>
      </w:r>
      <w:r>
        <w:rPr>
          <w:bCs/>
        </w:rPr>
        <w:t xml:space="preserve"> applied to </w:t>
      </w:r>
      <w:r>
        <w:t>GEM data</w:t>
      </w:r>
      <w:r>
        <w:rPr>
          <w:bCs/>
        </w:rPr>
        <w:t xml:space="preserve">, we can highlight the existing production capacity requiring CAPEX investments in the short to medium term. </w:t>
      </w:r>
      <w:r w:rsidR="00E93974">
        <w:rPr>
          <w:bCs/>
        </w:rPr>
        <w:t>The rationale behind the modelling is that i</w:t>
      </w:r>
      <w:r>
        <w:rPr>
          <w:bCs/>
        </w:rPr>
        <w:t xml:space="preserve">f companies seek to keep current production levels, they need to either reinvest in existing or switch to new production technologies once production assets reach the end of their economic lifetime. </w:t>
      </w:r>
    </w:p>
    <w:p w14:paraId="1B9C0C6E" w14:textId="4ABA0B83" w:rsidR="00961690" w:rsidRDefault="0026518F" w:rsidP="00961690">
      <w:r w:rsidRPr="0026518F">
        <w:rPr>
          <w:i/>
          <w:iCs/>
        </w:rPr>
        <w:t xml:space="preserve">Steel. </w:t>
      </w:r>
      <w:r w:rsidR="008F17DF">
        <w:rPr>
          <w:bCs/>
        </w:rPr>
        <w:t xml:space="preserve">For integrated steel plants, we also took the last BF relining campaigns as per GEM data into account. </w:t>
      </w:r>
      <w:r w:rsidR="008F17DF">
        <w:t xml:space="preserve">For steel companies, we calculate the share of BF-based capacity requiring relining before 2030 relative to total </w:t>
      </w:r>
      <w:r w:rsidR="001D66FB">
        <w:t xml:space="preserve">nominal </w:t>
      </w:r>
      <w:r w:rsidR="008F17DF">
        <w:t xml:space="preserve">BF </w:t>
      </w:r>
      <w:r w:rsidR="001D66FB">
        <w:t xml:space="preserve">capacity </w:t>
      </w:r>
      <w:r w:rsidR="008F17DF">
        <w:t xml:space="preserve">as well as to total crude </w:t>
      </w:r>
      <w:r w:rsidR="001D66FB">
        <w:t xml:space="preserve">nominal </w:t>
      </w:r>
      <w:r w:rsidR="008F17DF">
        <w:t xml:space="preserve">steel production capacity. </w:t>
      </w:r>
      <w:r>
        <w:t xml:space="preserve">We </w:t>
      </w:r>
      <w:r w:rsidR="001D66FB">
        <w:t xml:space="preserve">excluded BF units listed by GEM as </w:t>
      </w:r>
      <w:r w:rsidR="004011BF">
        <w:t>“</w:t>
      </w:r>
      <w:r w:rsidR="001D66FB">
        <w:t>retired</w:t>
      </w:r>
      <w:r w:rsidR="004011BF">
        <w:t>”</w:t>
      </w:r>
      <w:r w:rsidR="001D66FB">
        <w:t xml:space="preserve"> but </w:t>
      </w:r>
      <w:r>
        <w:t xml:space="preserve">included </w:t>
      </w:r>
      <w:r w:rsidR="004011BF">
        <w:t>“</w:t>
      </w:r>
      <w:r>
        <w:t>mothballed</w:t>
      </w:r>
      <w:r w:rsidR="004011BF">
        <w:t>”</w:t>
      </w:r>
      <w:r>
        <w:t xml:space="preserve"> BF </w:t>
      </w:r>
      <w:r w:rsidR="001D66FB">
        <w:t>units</w:t>
      </w:r>
      <w:r>
        <w:t xml:space="preserve"> since </w:t>
      </w:r>
      <w:r w:rsidR="001D66FB">
        <w:t xml:space="preserve">there have been historical instances in which steel companies </w:t>
      </w:r>
      <w:r>
        <w:t>re-activated</w:t>
      </w:r>
      <w:r w:rsidR="001D66FB">
        <w:t xml:space="preserve"> previously mothballed BF units to continue BF based crude steel production (</w:t>
      </w:r>
      <w:r>
        <w:t xml:space="preserve">see </w:t>
      </w:r>
      <w:r w:rsidR="001D66FB">
        <w:t xml:space="preserve">the case of </w:t>
      </w:r>
      <w:r>
        <w:t>BlueScope</w:t>
      </w:r>
      <w:r w:rsidR="001D66FB">
        <w:t xml:space="preserve"> in the </w:t>
      </w:r>
      <w:r w:rsidR="001D66FB" w:rsidRPr="001D66FB">
        <w:rPr>
          <w:i/>
          <w:iCs/>
        </w:rPr>
        <w:t xml:space="preserve">Supplementary </w:t>
      </w:r>
      <w:r w:rsidR="00AD1FCE">
        <w:rPr>
          <w:i/>
          <w:iCs/>
        </w:rPr>
        <w:t>Information</w:t>
      </w:r>
      <w:r w:rsidRPr="00DC4ED6">
        <w:t>)</w:t>
      </w:r>
      <w:r w:rsidR="001D66FB" w:rsidRPr="00DC4ED6">
        <w:t>.</w:t>
      </w:r>
      <w:r w:rsidR="00592431" w:rsidRPr="00DC4ED6">
        <w:t xml:space="preserve"> </w:t>
      </w:r>
      <w:r w:rsidR="00335714" w:rsidRPr="00DC4ED6">
        <w:t xml:space="preserve">The GBFT includes information on </w:t>
      </w:r>
      <w:r w:rsidR="00DC4ED6" w:rsidRPr="00DC4ED6">
        <w:t xml:space="preserve">unit </w:t>
      </w:r>
      <w:r w:rsidR="00426409" w:rsidRPr="00DC4ED6">
        <w:t xml:space="preserve">start date and </w:t>
      </w:r>
      <w:r w:rsidR="00335714" w:rsidRPr="00DC4ED6">
        <w:t xml:space="preserve">the last relining year </w:t>
      </w:r>
      <w:r w:rsidR="00DC4ED6" w:rsidRPr="00DC4ED6">
        <w:t>(</w:t>
      </w:r>
      <w:r w:rsidR="00DC4ED6" w:rsidRPr="00DC4ED6">
        <w:rPr>
          <w:lang w:val="en-GB"/>
        </w:rPr>
        <w:t>furnace relining start date</w:t>
      </w:r>
      <w:r w:rsidR="00DC4ED6" w:rsidRPr="00DC4ED6">
        <w:t xml:space="preserve"> and</w:t>
      </w:r>
      <w:r w:rsidR="00DC4ED6" w:rsidRPr="00DC4ED6">
        <w:rPr>
          <w:lang w:val="en-GB"/>
        </w:rPr>
        <w:t xml:space="preserve"> furnace relining stop date)</w:t>
      </w:r>
      <w:r w:rsidR="00DC4ED6" w:rsidRPr="00DC4ED6">
        <w:t xml:space="preserve"> </w:t>
      </w:r>
      <w:r w:rsidR="00335714" w:rsidRPr="00DC4ED6">
        <w:t xml:space="preserve">for each BF unit and differentiates between partial and full relining. </w:t>
      </w:r>
      <w:r w:rsidR="00DC4ED6" w:rsidRPr="00DC4ED6">
        <w:t>Where available, w</w:t>
      </w:r>
      <w:r w:rsidR="00335714" w:rsidRPr="00DC4ED6">
        <w:t xml:space="preserve">e took the </w:t>
      </w:r>
      <w:r w:rsidR="00DC4ED6" w:rsidRPr="00DC4ED6">
        <w:t xml:space="preserve">stop date (year) of the </w:t>
      </w:r>
      <w:r w:rsidR="00335714" w:rsidRPr="00DC4ED6">
        <w:t>last full relining into account</w:t>
      </w:r>
      <w:r w:rsidR="00DC4ED6" w:rsidRPr="00DC4ED6">
        <w:t xml:space="preserve">. Otherwise, we used </w:t>
      </w:r>
      <w:r w:rsidR="00DC4ED6" w:rsidRPr="00DC4ED6">
        <w:rPr>
          <w:lang w:val="en-GB"/>
        </w:rPr>
        <w:t>furnace relining start date as a proxy</w:t>
      </w:r>
      <w:r w:rsidR="00961690">
        <w:rPr>
          <w:lang w:val="en-GB"/>
        </w:rPr>
        <w:t xml:space="preserve"> since full relining campaigns typically take 3-4 months</w:t>
      </w:r>
      <w:r w:rsidR="00DC4ED6" w:rsidRPr="00DC4ED6">
        <w:rPr>
          <w:lang w:val="en-GB"/>
        </w:rPr>
        <w:t>. Where no relining data was available, we extrapolated the next required relining year based on the unit start date by applying standardized relining cycles of 20 years.</w:t>
      </w:r>
      <w:r w:rsidR="00DC4ED6">
        <w:rPr>
          <w:lang w:val="en-GB"/>
        </w:rPr>
        <w:t xml:space="preserve">  </w:t>
      </w:r>
    </w:p>
    <w:p w14:paraId="1763B42A" w14:textId="4E0A78D7" w:rsidR="005D7ECE" w:rsidRPr="006F24C5" w:rsidRDefault="008F17DF" w:rsidP="00961690">
      <w:pPr>
        <w:rPr>
          <w:highlight w:val="yellow"/>
        </w:rPr>
      </w:pPr>
      <w:r w:rsidRPr="008F17DF">
        <w:rPr>
          <w:i/>
          <w:iCs/>
        </w:rPr>
        <w:t>Power.</w:t>
      </w:r>
      <w:r w:rsidR="006F24C5">
        <w:rPr>
          <w:i/>
          <w:iCs/>
        </w:rPr>
        <w:t xml:space="preserve"> </w:t>
      </w:r>
      <w:r w:rsidR="006F24C5">
        <w:t xml:space="preserve">For electric utilities we </w:t>
      </w:r>
      <w:r w:rsidR="006F24C5" w:rsidRPr="006F24C5">
        <w:t>calculate the share of fossil fuel generation capacity requiring reinvestments before 2030 relative to total fossil fuel based as well as to total power generating capacity.</w:t>
      </w:r>
      <w:r w:rsidR="006F24C5" w:rsidRPr="006F24C5">
        <w:rPr>
          <w:b/>
          <w:bCs/>
        </w:rPr>
        <w:t xml:space="preserve"> </w:t>
      </w:r>
      <w:r w:rsidR="006F24C5" w:rsidRPr="006F24C5">
        <w:rPr>
          <w:rFonts w:cs="Times New Roman"/>
          <w:lang w:val="en-GB"/>
        </w:rPr>
        <w:t>GIPT includes information on plant age at the unit level. We included power generation units listed by GIPT as “operating”, “announced”, “pre-permit”, “pre-construction”, and “construction”</w:t>
      </w:r>
      <w:r w:rsidR="00FE5E62" w:rsidRPr="00FE5E62">
        <w:t xml:space="preserve"> </w:t>
      </w:r>
      <w:r w:rsidR="00FE5E62" w:rsidRPr="006F24C5">
        <w:t>to model reinvestment cycles</w:t>
      </w:r>
      <w:r w:rsidR="00FE5E62">
        <w:rPr>
          <w:rFonts w:cs="Times New Roman"/>
          <w:lang w:val="en-GB"/>
        </w:rPr>
        <w:t xml:space="preserve"> </w:t>
      </w:r>
      <w:r w:rsidR="006F24C5" w:rsidRPr="006F24C5">
        <w:rPr>
          <w:rFonts w:cs="Times New Roman"/>
          <w:lang w:val="en-GB"/>
        </w:rPr>
        <w:t xml:space="preserve">. We applied </w:t>
      </w:r>
      <w:r w:rsidR="006F24C5" w:rsidRPr="006F24C5">
        <w:rPr>
          <w:bCs/>
        </w:rPr>
        <w:t>standard economic lifetimes of 40 years for power plants</w:t>
      </w:r>
      <w:r w:rsidR="006F24C5" w:rsidRPr="006F24C5">
        <w:rPr>
          <w:rFonts w:cs="Arial"/>
        </w:rPr>
        <w:fldChar w:fldCharType="begin" w:fldLock="1"/>
      </w:r>
      <w:r w:rsidR="006203E8">
        <w:rPr>
          <w:rFonts w:cs="Arial"/>
        </w:rPr>
        <w:instrText>ADDIN CSL_CITATION {"citationItems":[{"id":"ITEM-1","itemData":{"DOI":"10.1088/1748-9326/9/8/084018","ISBN":"doi:10.1088/1748-9326/9/8/084018","ISSN":"17489326","abstract":"The world not only continues to build new coal-fired power plants, but built more new coal plants in the past decade than in any previous decade. Worldwide, an average of 89 gigawatts per year (GW yr-1) of new coal generating capacity was added between 2010 and 2012, 23 GW yr-1 more than in the 2000-2009 time period and 56 GW yr-1 more than in the 1990-1999 time period. Natural gas plants show a similar pattern. Assuming these plants operate for 40 years, the fossil-fuel burning plants built in 2012 will emit approximately 19 billion tons of CO&lt;inf&gt;2&lt;/inf&gt; (Gt CO&lt;inf&gt;2&lt;/inf&gt;) over their lifetimes, versus 14 Gt CO&lt;inf&gt;2&lt;/inf&gt; actually emitted by all operating fossil fuel power plants in 2012. We find that total committed emissions related to the power sector are growing at a rate of about 4% per year, and reached 307 (with an estimated uncertainty of 192-439) Gt CO&lt;inf&gt;2&lt;/inf&gt; in 2012. These facts are not well known in the energy policy community, where annual emissions receive far more attention than future emissions related to new capital investments. This paper demonstrates the potential for 'commitment accounting' to inform public policy by quantifying future emissions implied by current investments. © 2014 IOP Publishing Ltd.","author":[{"dropping-particle":"","family":"Davis","given":"Steven J.","non-dropping-particle":"","parse-names":false,"suffix":""},{"dropping-particle":"","family":"Socolow","given":"Robert H.","non-dropping-particle":"","parse-names":false,"suffix":""}],"container-title":"Environmental Research Letters","id":"ITEM-1","issue":"8","issued":{"date-parts":[["2014"]]},"publisher":"IOP Publishing","title":"Commitment accounting of CO2 emissions","type":"article-journal","volume":"9"},"uris":["http://www.mendeley.com/documents/?uuid=90bf31a1-8255-4c06-af5f-eecce33de30a"]}],"mendeley":{"formattedCitation":"&lt;sup&gt;23&lt;/sup&gt;","plainTextFormattedCitation":"23","previouslyFormattedCitation":"&lt;sup&gt;22&lt;/sup&gt;"},"properties":{"noteIndex":0},"schema":"https://github.com/citation-style-language/schema/raw/master/csl-citation.json"}</w:instrText>
      </w:r>
      <w:r w:rsidR="006F24C5" w:rsidRPr="006F24C5">
        <w:rPr>
          <w:rFonts w:cs="Arial"/>
        </w:rPr>
        <w:fldChar w:fldCharType="separate"/>
      </w:r>
      <w:r w:rsidR="006203E8" w:rsidRPr="006203E8">
        <w:rPr>
          <w:rFonts w:cs="Arial"/>
          <w:noProof/>
          <w:vertAlign w:val="superscript"/>
        </w:rPr>
        <w:t>23</w:t>
      </w:r>
      <w:r w:rsidR="006F24C5" w:rsidRPr="006F24C5">
        <w:rPr>
          <w:rFonts w:cs="Arial"/>
        </w:rPr>
        <w:fldChar w:fldCharType="end"/>
      </w:r>
      <w:r w:rsidR="006F24C5" w:rsidRPr="006F24C5">
        <w:rPr>
          <w:rFonts w:cs="Arial"/>
          <w:vertAlign w:val="superscript"/>
        </w:rPr>
        <w:t>,</w:t>
      </w:r>
      <w:r w:rsidR="006F24C5" w:rsidRPr="006F24C5">
        <w:rPr>
          <w:rFonts w:cs="Arial"/>
        </w:rPr>
        <w:fldChar w:fldCharType="begin" w:fldLock="1"/>
      </w:r>
      <w:r w:rsidR="006203E8">
        <w:rPr>
          <w:rFonts w:cs="Arial"/>
        </w:rPr>
        <w:instrText>ADDIN CSL_CITATION {"citationItems":[{"id":"ITEM-1","itemData":{"DOI":"10.1038/s41586-019-1364-3","ISSN":"14764687","PMID":"31261374","abstract":"Net anthropogenic emissions of carbon dioxide (CO2) must approach zero by mid-century (2050) in order to stabilize the global mean temperature at the level targeted by international efforts1–5. Yet continued expansion of fossil-fuel-burning energy infrastructure implies already ‘committed’ future CO2 emissions6–13. Here we use detailed datasets of existing fossil-fuel energy infrastructure in 2018 to estimate regional and sectoral patterns of committed CO2 emissions, the sensitivity of such emissions to assumed operating lifetimes and schedules, and the economic value of the associated infrastructure. We estimate that, if operated as historically, existing infrastructure will cumulatively emit about 658 gigatonnes of CO2 (with a range of 226 to 1,479 gigatonnes CO2, depending on the lifetimes and utilization rates assumed). More than half of these emissions are predicted to come from the electricity sector; infrastructure in China, the USA and the 28 member states of the European Union represents approximately 41 per cent, 9 per cent and 7 per cent of the total, respectively. If built, proposed power plants (planned, permitted or under construction) would emit roughly an extra 188 (range 37–427) gigatonnes CO2. Committed emissions from existing and proposed energy infrastructure (about 846 gigatonnes CO2) thus represent more than the entire carbon budget that remains if mean warming is to be limited to 1.5 degrees Celsius (°C) with a probability of 66 to 50 per cent (420–580 gigatonnes CO2)5, and perhaps two-thirds of the remaining carbon budget if mean warming is to be limited to less than 2 °C (1,170–1,500 gigatonnes CO2)5. The remaining carbon budget estimates are varied and nuanced14,15, and depend on the climate target and the availability of large-scale negative emissions16. Nevertheless, our estimates suggest that little or no new CO2-emitting infrastructure can be commissioned, and that existing infrastructure may need to be retired early (or be retrofitted with carbon capture and storage technology) in order to meet the Paris Agreement climate goals17. Given the asset value per tonne of committed emissions, we suggest that the most cost-effective premature infrastructure retirements will be in the electricity and industry sectors, if non-emitting alternatives are available and affordable4,18.","author":[{"dropping-particle":"","family":"Tong","given":"Dan","non-dropping-particle":"","parse-names":false,"suffix":""},{"dropping-particle":"","family":"Zhang","given":"Qiang","non-dropping-particle":"","parse-names":false,"suffix":""},{"dropping-particle":"","family":"Zheng","given":"Yixuan","non-dropping-particle":"","parse-names":false,"suffix":""},{"dropping-particle":"","family":"Caldeira","given":"Ken","non-dropping-particle":"","parse-names":false,"suffix":""},{"dropping-particle":"","family":"Shearer","given":"Christine","non-dropping-particle":"","parse-names":false,"suffix":""},{"dropping-particle":"","family":"Hong","given":"Chaopeng","non-dropping-particle":"","parse-names":false,"suffix":""},{"dropping-particle":"","family":"Qin","given":"Yue","non-dropping-particle":"","parse-names":false,"suffix":""},{"dropping-particle":"","family":"Davis","given":"Steven J.","non-dropping-particle":"","parse-names":false,"suffix":""}],"container-title":"Nature","id":"ITEM-1","issue":"7769","issued":{"date-parts":[["2019"]]},"page":"373-377","publisher":"Springer US","title":"Committed emissions from existing energy infrastructure jeopardize 1.5 °C climate target","type":"article-journal","volume":"572"},"uris":["http://www.mendeley.com/documents/?uuid=0ec61f4b-3e1c-49e3-8982-ab165028115a"]}],"mendeley":{"formattedCitation":"&lt;sup&gt;6&lt;/sup&gt;","plainTextFormattedCitation":"6","previouslyFormattedCitation":"&lt;sup&gt;5&lt;/sup&gt;"},"properties":{"noteIndex":0},"schema":"https://github.com/citation-style-language/schema/raw/master/csl-citation.json"}</w:instrText>
      </w:r>
      <w:r w:rsidR="006F24C5" w:rsidRPr="006F24C5">
        <w:rPr>
          <w:rFonts w:cs="Arial"/>
        </w:rPr>
        <w:fldChar w:fldCharType="separate"/>
      </w:r>
      <w:r w:rsidR="006203E8" w:rsidRPr="006203E8">
        <w:rPr>
          <w:rFonts w:cs="Arial"/>
          <w:noProof/>
          <w:vertAlign w:val="superscript"/>
        </w:rPr>
        <w:t>6</w:t>
      </w:r>
      <w:r w:rsidR="006F24C5" w:rsidRPr="006F24C5">
        <w:rPr>
          <w:rFonts w:cs="Arial"/>
        </w:rPr>
        <w:fldChar w:fldCharType="end"/>
      </w:r>
      <w:r w:rsidR="006F24C5" w:rsidRPr="006F24C5">
        <w:rPr>
          <w:rFonts w:cs="Arial"/>
        </w:rPr>
        <w:t xml:space="preserve"> </w:t>
      </w:r>
      <w:r w:rsidR="006F24C5" w:rsidRPr="006F24C5">
        <w:t xml:space="preserve">to each unit to model reinvestment cycles from the unit start date until 2050.  </w:t>
      </w:r>
    </w:p>
    <w:p w14:paraId="05339A16" w14:textId="77777777" w:rsidR="008F17DF" w:rsidRDefault="008F17DF" w:rsidP="00BE0A89">
      <w:pPr>
        <w:ind w:firstLine="0"/>
        <w:rPr>
          <w:b/>
          <w:bCs/>
        </w:rPr>
      </w:pPr>
    </w:p>
    <w:p w14:paraId="7F3792DE" w14:textId="4AF62E19" w:rsidR="00345171" w:rsidRPr="00995ED9" w:rsidRDefault="00995ED9" w:rsidP="00995ED9">
      <w:pPr>
        <w:pStyle w:val="Heading2"/>
        <w:ind w:firstLine="0"/>
      </w:pPr>
      <w:r w:rsidRPr="00995ED9">
        <w:t>Benchmark</w:t>
      </w:r>
      <w:r w:rsidR="00487F67">
        <w:t xml:space="preserve">ing corporate emission trajectories </w:t>
      </w:r>
    </w:p>
    <w:p w14:paraId="786589E5" w14:textId="77777777" w:rsidR="001B0792" w:rsidRDefault="001B0792" w:rsidP="00BE0A89">
      <w:pPr>
        <w:ind w:firstLine="0"/>
        <w:rPr>
          <w:b/>
          <w:bCs/>
        </w:rPr>
      </w:pPr>
    </w:p>
    <w:p w14:paraId="3DAB3F9D" w14:textId="21576329" w:rsidR="00013BE7" w:rsidRDefault="00E75E5F" w:rsidP="00E75E5F">
      <w:pPr>
        <w:ind w:firstLine="0"/>
      </w:pPr>
      <w:r w:rsidRPr="00E75E5F">
        <w:rPr>
          <w:i/>
          <w:iCs/>
        </w:rPr>
        <w:t>Decarbonization scenarios.</w:t>
      </w:r>
      <w:r>
        <w:t xml:space="preserve"> </w:t>
      </w:r>
      <w:r w:rsidRPr="00E245D9">
        <w:t>We selected two scenario pathways from the Network for Greening the Financial System (NGFS) scenario suite, which was designed by central banks and supervisors to assess potential climate impacts on the financial system and is</w:t>
      </w:r>
      <w:r w:rsidRPr="00E245D9">
        <w:rPr>
          <w:b/>
          <w:bCs/>
        </w:rPr>
        <w:t xml:space="preserve"> </w:t>
      </w:r>
      <w:r w:rsidRPr="00E245D9">
        <w:t>also commonly used by financial institutions and policy makers.</w:t>
      </w:r>
      <w:r w:rsidR="00013BE7">
        <w:t xml:space="preserve"> The NGFS climate scenarios have been developed in close collaboration with IAM modelling groups at </w:t>
      </w:r>
      <w:r w:rsidR="00013BE7" w:rsidRPr="00013BE7">
        <w:t xml:space="preserve">the Potsdam Institute for Climate Impact Research (PIK), International Institute for Applied Systems Analysis (IIASA), </w:t>
      </w:r>
      <w:r w:rsidR="00013BE7">
        <w:t xml:space="preserve">and </w:t>
      </w:r>
      <w:r w:rsidR="00013BE7" w:rsidRPr="00013BE7">
        <w:t>University of Maryland (UMD)</w:t>
      </w:r>
      <w:r w:rsidR="00013BE7">
        <w:t xml:space="preserve">. </w:t>
      </w:r>
      <w:r w:rsidR="00887725" w:rsidRPr="00887725">
        <w:t>We drew on the fourth iteration of the NGFS scenarios published in 2023</w:t>
      </w:r>
      <w:r w:rsidR="00887725" w:rsidRPr="00887725">
        <w:fldChar w:fldCharType="begin" w:fldLock="1"/>
      </w:r>
      <w:r w:rsidR="006203E8">
        <w:instrText>ADDIN CSL_CITATION {"citationItems":[{"id":"ITEM-1","itemData":{"author":[{"dropping-particle":"","family":"NGFS","given":"","non-dropping-particle":"","parse-names":false,"suffix":""}],"id":"ITEM-1","issued":{"date-parts":[["2023"]]},"title":"NGFS Climate Scenarios Technical Documentation (V4.2)","type":"report"},"uris":["http://www.mendeley.com/documents/?uuid=f21bbabc-a9fd-4d08-9bb3-499a3c3c24f7"]}],"mendeley":{"formattedCitation":"&lt;sup&gt;43&lt;/sup&gt;","plainTextFormattedCitation":"43","previouslyFormattedCitation":"&lt;sup&gt;42&lt;/sup&gt;"},"properties":{"noteIndex":0},"schema":"https://github.com/citation-style-language/schema/raw/master/csl-citation.json"}</w:instrText>
      </w:r>
      <w:r w:rsidR="00887725" w:rsidRPr="00887725">
        <w:fldChar w:fldCharType="separate"/>
      </w:r>
      <w:r w:rsidR="006203E8" w:rsidRPr="006203E8">
        <w:rPr>
          <w:noProof/>
          <w:vertAlign w:val="superscript"/>
        </w:rPr>
        <w:t>43</w:t>
      </w:r>
      <w:r w:rsidR="00887725" w:rsidRPr="00887725">
        <w:fldChar w:fldCharType="end"/>
      </w:r>
      <w:r w:rsidR="00887725" w:rsidRPr="00887725">
        <w:t>, which includes four scenario narratives: Orderly</w:t>
      </w:r>
      <w:r w:rsidR="00F057E3">
        <w:t xml:space="preserve"> transition</w:t>
      </w:r>
      <w:r w:rsidR="00887725" w:rsidRPr="00887725">
        <w:t>, Disorderly</w:t>
      </w:r>
      <w:r w:rsidR="00F057E3" w:rsidRPr="00F057E3">
        <w:t xml:space="preserve"> </w:t>
      </w:r>
      <w:r w:rsidR="00F057E3">
        <w:t>transition</w:t>
      </w:r>
      <w:r w:rsidR="00887725" w:rsidRPr="00887725">
        <w:t xml:space="preserve">, Too little, too late, and Hot house world. </w:t>
      </w:r>
      <w:r w:rsidR="00887725">
        <w:t xml:space="preserve">In line with the purpose of this study to evaluate the ambition and credibility of </w:t>
      </w:r>
      <w:r w:rsidR="00013BE7">
        <w:t xml:space="preserve">corporate </w:t>
      </w:r>
      <w:r w:rsidR="00887725">
        <w:t>TPs, w</w:t>
      </w:r>
      <w:r w:rsidR="00887725" w:rsidRPr="00887725">
        <w:t xml:space="preserve">e selected the </w:t>
      </w:r>
      <w:r w:rsidRPr="00887725">
        <w:t xml:space="preserve">Orderly </w:t>
      </w:r>
      <w:r w:rsidR="00F057E3">
        <w:t>t</w:t>
      </w:r>
      <w:r w:rsidRPr="00887725">
        <w:t xml:space="preserve">ransition scenario narrative, which assumes stringent </w:t>
      </w:r>
      <w:r w:rsidRPr="00887725">
        <w:lastRenderedPageBreak/>
        <w:t>climate policies are implemented earl</w:t>
      </w:r>
      <w:r w:rsidR="00887725">
        <w:t>y</w:t>
      </w:r>
      <w:r w:rsidR="00013BE7">
        <w:t xml:space="preserve">. </w:t>
      </w:r>
      <w:r w:rsidR="00F057E3">
        <w:t xml:space="preserve">We selected two of the three available scenario pathways, including the </w:t>
      </w:r>
      <w:r w:rsidRPr="005122FB">
        <w:t>“Net Zero 2050” and the “Below 2°C” scenario pathways</w:t>
      </w:r>
      <w:r w:rsidR="00F057E3" w:rsidRPr="005122FB">
        <w:t xml:space="preserve">. </w:t>
      </w:r>
      <w:r w:rsidR="004C403B" w:rsidRPr="005122FB">
        <w:t xml:space="preserve">We excluded the “1.5C Low Demand” scenario pathway since </w:t>
      </w:r>
      <w:r w:rsidR="005122FB" w:rsidRPr="005122FB">
        <w:t xml:space="preserve">the </w:t>
      </w:r>
      <w:r w:rsidR="00345439">
        <w:t xml:space="preserve">forward-looking </w:t>
      </w:r>
      <w:r w:rsidR="005122FB" w:rsidRPr="005122FB">
        <w:t xml:space="preserve">company information underpinning </w:t>
      </w:r>
      <w:r w:rsidR="004C403B" w:rsidRPr="005122FB">
        <w:t xml:space="preserve">stated TPs and BAU estimates did not support the scenario’s core assumption of decreasing demand.  </w:t>
      </w:r>
      <w:r w:rsidR="00D56EE3">
        <w:t>T</w:t>
      </w:r>
      <w:r w:rsidR="004C403B" w:rsidRPr="004C403B">
        <w:t>he “Net Zero 2050” scenario pathway</w:t>
      </w:r>
      <w:r w:rsidR="00D56EE3">
        <w:t xml:space="preserve"> reaches </w:t>
      </w:r>
      <w:r w:rsidR="004C403B" w:rsidRPr="00D56EE3">
        <w:t>net</w:t>
      </w:r>
      <w:r w:rsidR="00D56EE3" w:rsidRPr="00D56EE3">
        <w:t xml:space="preserve"> zero</w:t>
      </w:r>
      <w:r w:rsidR="004C403B" w:rsidRPr="00D56EE3">
        <w:t xml:space="preserve"> CO₂ emissions </w:t>
      </w:r>
      <w:r w:rsidR="00D56EE3" w:rsidRPr="00D56EE3">
        <w:t xml:space="preserve">by </w:t>
      </w:r>
      <w:r w:rsidR="004C403B" w:rsidRPr="00D56EE3">
        <w:t>2050</w:t>
      </w:r>
      <w:r w:rsidR="00D56EE3" w:rsidRPr="00D56EE3">
        <w:t xml:space="preserve"> </w:t>
      </w:r>
      <w:r w:rsidR="004C403B" w:rsidRPr="00D56EE3">
        <w:t xml:space="preserve">with no or low overshoot </w:t>
      </w:r>
      <w:r w:rsidR="00D56EE3" w:rsidRPr="00D56EE3">
        <w:t>and gives a 50 % chance of limiting global warming to below 1.5 °C by the end of the century</w:t>
      </w:r>
      <w:r w:rsidR="00D56EE3">
        <w:t xml:space="preserve">. </w:t>
      </w:r>
      <w:r w:rsidR="005122FB" w:rsidRPr="002A4EF9">
        <w:t>The “Below 2°C” scenario pathway reaches net zero CO</w:t>
      </w:r>
      <w:r w:rsidR="005122FB" w:rsidRPr="002A4EF9">
        <w:rPr>
          <w:vertAlign w:val="subscript"/>
        </w:rPr>
        <w:t>2</w:t>
      </w:r>
      <w:r w:rsidR="005122FB" w:rsidRPr="002A4EF9">
        <w:t xml:space="preserve"> emissions after 2070 and has a 67 % chance of limiting global warming to below 2 °C by 2100.</w:t>
      </w:r>
      <w:r w:rsidR="00D56EE3">
        <w:t xml:space="preserve"> </w:t>
      </w:r>
      <w:r w:rsidR="00D56EE3" w:rsidRPr="00D56EE3">
        <w:t>We selected scenario output data from</w:t>
      </w:r>
      <w:r w:rsidRPr="00D56EE3">
        <w:t xml:space="preserve"> three different integrated assessment models (IAMs)</w:t>
      </w:r>
      <w:r w:rsidR="00D56EE3" w:rsidRPr="00D56EE3">
        <w:t>, including</w:t>
      </w:r>
      <w:r w:rsidRPr="00D56EE3">
        <w:t xml:space="preserve"> the Model for Energy Supply Strategy Alternatives and their General Environmental Impact-Global Biosphere Management (MESSAGEix-GLOBIOM 1.1-M-R12), the Global Change Assessment Model (GCAM 6.0 NGFS), and the Regional Model of Investment and Developme</w:t>
      </w:r>
      <w:r w:rsidRPr="00FB4299">
        <w:t>nt- Model of Agricultural Production and its Impacts on the Environment (REMIND-MAgPIE 3.2-4.6). The six emission pathways differ significantly with regards to global carbon budgets (561-947 GtCO</w:t>
      </w:r>
      <w:r w:rsidRPr="00FB4299">
        <w:rPr>
          <w:vertAlign w:val="subscript"/>
        </w:rPr>
        <w:t>2</w:t>
      </w:r>
      <w:r w:rsidRPr="00FB4299">
        <w:t>) and particularly with regards to cumulative amount of steel produced between 2020-2050 (46-70Gt) and steel sector carbon budgets (21-82GtCO</w:t>
      </w:r>
      <w:r w:rsidRPr="00FB4299">
        <w:rPr>
          <w:vertAlign w:val="subscript"/>
        </w:rPr>
        <w:t>2</w:t>
      </w:r>
      <w:r w:rsidRPr="00FB4299">
        <w:t>)</w:t>
      </w:r>
      <w:r w:rsidR="00D56EE3" w:rsidRPr="00FB4299">
        <w:t>. T</w:t>
      </w:r>
      <w:r w:rsidRPr="00FB4299">
        <w:t xml:space="preserve">he MESSAGEix model </w:t>
      </w:r>
      <w:r w:rsidR="00D56EE3" w:rsidRPr="00FB4299">
        <w:t xml:space="preserve">is </w:t>
      </w:r>
      <w:r w:rsidRPr="00FB4299">
        <w:t xml:space="preserve">the least stringent with regards to the sectoral carbon budget for the steel sector across both NGFS scenarios (Net Zero 2050 and the Below 2°C) compared to the other two IAMs (see </w:t>
      </w:r>
      <w:r w:rsidRPr="00FB4299">
        <w:rPr>
          <w:i/>
          <w:iCs/>
        </w:rPr>
        <w:t>Table 1</w:t>
      </w:r>
      <w:r w:rsidRPr="00FB4299">
        <w:t>).</w:t>
      </w:r>
      <w:r w:rsidR="00D56EE3">
        <w:t xml:space="preserve"> </w:t>
      </w:r>
    </w:p>
    <w:p w14:paraId="513B2769" w14:textId="285892A1" w:rsidR="00E75E5F" w:rsidRDefault="00E75E5F" w:rsidP="00E75E5F">
      <w:r w:rsidRPr="00E75E5F">
        <w:rPr>
          <w:i/>
          <w:iCs/>
        </w:rPr>
        <w:t>Company benchmarks.</w:t>
      </w:r>
      <w:r>
        <w:t xml:space="preserve"> </w:t>
      </w:r>
      <w:r w:rsidR="00F35996" w:rsidRPr="00C750EF">
        <w:t xml:space="preserve">There are multiple methods to allocate the global carbon budget to individual companies. To demonstate the </w:t>
      </w:r>
      <w:r w:rsidR="00955035">
        <w:t xml:space="preserve">APA </w:t>
      </w:r>
      <w:r w:rsidR="00F35996" w:rsidRPr="00C750EF">
        <w:t>method</w:t>
      </w:r>
      <w:r>
        <w:t>,</w:t>
      </w:r>
      <w:r w:rsidR="00F35996" w:rsidRPr="00C750EF">
        <w:t xml:space="preserve"> we use the Absolute Contraction Approach to benchmark companies against six Paris-aligned scenarios. The Absolute Contraction Approach applies an equal percentage reduction for each company based on the percentage reduction of the underlying decarbonization scenario. We use sector-specific pathways, following an approach similar to Rekker et al. (2023)</w:t>
      </w:r>
      <w:r w:rsidR="005B628B">
        <w:fldChar w:fldCharType="begin" w:fldLock="1"/>
      </w:r>
      <w:r w:rsidR="006203E8">
        <w:instrText>ADDIN CSL_CITATION {"citationItems":[{"id":"ITEM-1","itemData":{"DOI":"10.1038/s41558-023-01734-0","author":[{"dropping-particle":"","family":"Rekker","given":"Saphira","non-dropping-particle":"","parse-names":false,"suffix":""},{"dropping-particle":"","family":"Chen","given":"Guangwu","non-dropping-particle":"","parse-names":false,"suffix":""},{"dropping-particle":"","family":"Heede","given":"Richard","non-dropping-particle":"","parse-names":false,"suffix":""},{"dropping-particle":"","family":"Ives","given":"Matthew C","non-dropping-particle":"","parse-names":false,"suffix":""},{"dropping-particle":"","family":"Wade","given":"Belinda","non-dropping-particle":"","parse-names":false,"suffix":""},{"dropping-particle":"","family":"Greig","given":"Chris","non-dropping-particle":"","parse-names":false,"suffix":""}],"container-title":"Nature Climate Change","id":"ITEM-1","issue":"September","issued":{"date-parts":[["2023"]]},"page":"927–934","publisher":"Springer US","title":"Evaluating fossil fuel companies’ alignment with 1.5°C climate pathways","type":"article-journal","volume":"13"},"uris":["http://www.mendeley.com/documents/?uuid=a8f1dda2-f853-4508-8110-c35cc4232ae4"]}],"mendeley":{"formattedCitation":"&lt;sup&gt;13&lt;/sup&gt;","plainTextFormattedCitation":"13","previouslyFormattedCitation":"&lt;sup&gt;12&lt;/sup&gt;"},"properties":{"noteIndex":0},"schema":"https://github.com/citation-style-language/schema/raw/master/csl-citation.json"}</w:instrText>
      </w:r>
      <w:r w:rsidR="005B628B">
        <w:fldChar w:fldCharType="separate"/>
      </w:r>
      <w:r w:rsidR="006203E8" w:rsidRPr="006203E8">
        <w:rPr>
          <w:noProof/>
          <w:vertAlign w:val="superscript"/>
        </w:rPr>
        <w:t>13</w:t>
      </w:r>
      <w:r w:rsidR="005B628B">
        <w:fldChar w:fldCharType="end"/>
      </w:r>
      <w:r w:rsidR="00F35996" w:rsidRPr="00C750EF">
        <w:t xml:space="preserve">, where each company is allocated </w:t>
      </w:r>
      <w:r w:rsidR="00C750EF">
        <w:t>a</w:t>
      </w:r>
      <w:r w:rsidR="00F35996" w:rsidRPr="00C750EF">
        <w:t xml:space="preserve"> share of the annual sectoral emissions under a certain scenario</w:t>
      </w:r>
      <w:r w:rsidR="0083059D" w:rsidRPr="00C750EF">
        <w:t xml:space="preserve">. Here, this share </w:t>
      </w:r>
      <w:r w:rsidR="005B1B7B" w:rsidRPr="00C750EF">
        <w:t xml:space="preserve">is </w:t>
      </w:r>
      <w:r w:rsidR="0083059D" w:rsidRPr="00C750EF">
        <w:t xml:space="preserve">based on the company’s </w:t>
      </w:r>
      <w:r w:rsidR="00955035">
        <w:t>absolute direct CO</w:t>
      </w:r>
      <w:r w:rsidR="00955035" w:rsidRPr="00955035">
        <w:rPr>
          <w:vertAlign w:val="subscript"/>
        </w:rPr>
        <w:t>2</w:t>
      </w:r>
      <w:r w:rsidR="00955035">
        <w:t xml:space="preserve"> emissions</w:t>
      </w:r>
      <w:r w:rsidR="0083059D" w:rsidRPr="00C750EF">
        <w:t xml:space="preserve"> in the base year of the scenario, i.e. 2020</w:t>
      </w:r>
      <w:r w:rsidR="00F64CCD">
        <w:t xml:space="preserve">, and each company </w:t>
      </w:r>
      <w:r w:rsidR="002D69DD">
        <w:t>has</w:t>
      </w:r>
      <w:r w:rsidR="00F64CCD">
        <w:t xml:space="preserve"> the same </w:t>
      </w:r>
      <w:r w:rsidR="002D69DD">
        <w:t xml:space="preserve">required annual reduction rate that is on par with that of the underlying sectoral decarbonization scenario. </w:t>
      </w:r>
    </w:p>
    <w:p w14:paraId="7180EE14" w14:textId="707CFD83" w:rsidR="00E6124F" w:rsidRDefault="00E75E5F" w:rsidP="00482816">
      <w:pPr>
        <w:ind w:firstLine="0"/>
      </w:pPr>
      <w:r w:rsidRPr="00E75E5F">
        <w:rPr>
          <w:bCs/>
          <w:i/>
          <w:iCs/>
        </w:rPr>
        <w:t>Carbon budget overshoot metric</w:t>
      </w:r>
      <w:r>
        <w:rPr>
          <w:bCs/>
        </w:rPr>
        <w:t xml:space="preserve">. </w:t>
      </w:r>
      <w:r w:rsidR="00E6124F" w:rsidRPr="00E75E5F">
        <w:t>To assess the alignment of a company with an underlying decarbonization scenario, we deploy the carbon overshoot metric</w:t>
      </w:r>
      <w:r w:rsidR="0061222E" w:rsidRPr="00E75E5F">
        <w:t xml:space="preserve">. This is </w:t>
      </w:r>
      <w:r w:rsidR="00E6124F" w:rsidRPr="00E75E5F">
        <w:t>similar to metric 2c in Rekker et al. (2023)</w:t>
      </w:r>
      <w:r w:rsidR="00B93B11" w:rsidRPr="00E75E5F">
        <w:rPr>
          <w:vertAlign w:val="superscript"/>
        </w:rPr>
        <w:fldChar w:fldCharType="begin" w:fldLock="1"/>
      </w:r>
      <w:r w:rsidR="006203E8">
        <w:rPr>
          <w:vertAlign w:val="superscript"/>
        </w:rPr>
        <w:instrText>ADDIN CSL_CITATION {"citationItems":[{"id":"ITEM-1","itemData":{"DOI":"10.1038/s41558-023-01734-0","author":[{"dropping-particle":"","family":"Rekker","given":"Saphira","non-dropping-particle":"","parse-names":false,"suffix":""},{"dropping-particle":"","family":"Chen","given":"Guangwu","non-dropping-particle":"","parse-names":false,"suffix":""},{"dropping-particle":"","family":"Heede","given":"Richard","non-dropping-particle":"","parse-names":false,"suffix":""},{"dropping-particle":"","family":"Ives","given":"Matthew C","non-dropping-particle":"","parse-names":false,"suffix":""},{"dropping-particle":"","family":"Wade","given":"Belinda","non-dropping-particle":"","parse-names":false,"suffix":""},{"dropping-particle":"","family":"Greig","given":"Chris","non-dropping-particle":"","parse-names":false,"suffix":""}],"container-title":"Nature Climate Change","id":"ITEM-1","issue":"September","issued":{"date-parts":[["2023"]]},"page":"927–934","publisher":"Springer US","title":"Evaluating fossil fuel companies’ alignment with 1.5°C climate pathways","type":"article-journal","volume":"13"},"uris":["http://www.mendeley.com/documents/?uuid=a8f1dda2-f853-4508-8110-c35cc4232ae4"]}],"mendeley":{"formattedCitation":"&lt;sup&gt;13&lt;/sup&gt;","plainTextFormattedCitation":"13","previouslyFormattedCitation":"&lt;sup&gt;12&lt;/sup&gt;"},"properties":{"noteIndex":0},"schema":"https://github.com/citation-style-language/schema/raw/master/csl-citation.json"}</w:instrText>
      </w:r>
      <w:r w:rsidR="00B93B11" w:rsidRPr="00E75E5F">
        <w:rPr>
          <w:vertAlign w:val="superscript"/>
        </w:rPr>
        <w:fldChar w:fldCharType="separate"/>
      </w:r>
      <w:r w:rsidR="006203E8" w:rsidRPr="006203E8">
        <w:rPr>
          <w:noProof/>
          <w:vertAlign w:val="superscript"/>
        </w:rPr>
        <w:t>13</w:t>
      </w:r>
      <w:r w:rsidR="00B93B11" w:rsidRPr="00E75E5F">
        <w:rPr>
          <w:vertAlign w:val="superscript"/>
        </w:rPr>
        <w:fldChar w:fldCharType="end"/>
      </w:r>
      <w:r w:rsidR="001340FB" w:rsidRPr="00E75E5F">
        <w:t xml:space="preserve">, which evaluates how many times the company’s </w:t>
      </w:r>
      <w:r w:rsidR="00955035" w:rsidRPr="00E75E5F">
        <w:t xml:space="preserve">allocated </w:t>
      </w:r>
      <w:r w:rsidR="001340FB" w:rsidRPr="00E75E5F">
        <w:t xml:space="preserve">carbon budget will be exceeded if the company continues along a “maximum action” scenario, </w:t>
      </w:r>
      <w:r w:rsidR="0061222E" w:rsidRPr="00E75E5F">
        <w:t xml:space="preserve">in this case under a BAU and </w:t>
      </w:r>
      <w:r w:rsidR="00B93B11" w:rsidRPr="00E75E5F">
        <w:t xml:space="preserve">stated </w:t>
      </w:r>
      <w:r w:rsidR="0061222E" w:rsidRPr="00E75E5F">
        <w:t>TP scenario</w:t>
      </w:r>
      <w:r w:rsidR="00E6124F" w:rsidRPr="00E75E5F">
        <w:t>.</w:t>
      </w:r>
      <w:r w:rsidR="0061222E" w:rsidRPr="00E75E5F">
        <w:t xml:space="preserve"> </w:t>
      </w:r>
      <w:r w:rsidR="0061222E">
        <w:t>This metric is most suitable given we use a forward-looking approach</w:t>
      </w:r>
      <w:r w:rsidR="005C7DB9">
        <w:t xml:space="preserve"> with the aim to assess the potential impact of stated TPs (</w:t>
      </w:r>
      <w:r w:rsidR="005C7DB9" w:rsidRPr="005C7DB9">
        <w:rPr>
          <w:i/>
          <w:iCs/>
        </w:rPr>
        <w:t>if</w:t>
      </w:r>
      <w:r w:rsidR="005C7DB9">
        <w:t xml:space="preserve"> they were fully implemented) on cumulative direct CO</w:t>
      </w:r>
      <w:r w:rsidR="005C7DB9" w:rsidRPr="005C7DB9">
        <w:rPr>
          <w:vertAlign w:val="subscript"/>
        </w:rPr>
        <w:t>2</w:t>
      </w:r>
      <w:r w:rsidR="005C7DB9">
        <w:t xml:space="preserve"> emissions over the scenario horizon (i.e., 2050)</w:t>
      </w:r>
      <w:r w:rsidR="0061222E">
        <w:t>.</w:t>
      </w:r>
      <w:r w:rsidR="00E6124F">
        <w:t xml:space="preserve"> Given </w:t>
      </w:r>
      <w:r w:rsidR="005C7DB9">
        <w:t xml:space="preserve">that </w:t>
      </w:r>
      <w:r w:rsidR="00E6124F">
        <w:t xml:space="preserve">we estimate emissions until 2050 under two scenarios, </w:t>
      </w:r>
      <w:r w:rsidR="00D0141A">
        <w:t xml:space="preserve">BAU and </w:t>
      </w:r>
      <w:r w:rsidR="00B93B11">
        <w:t xml:space="preserve">stated </w:t>
      </w:r>
      <w:r w:rsidR="00D0141A">
        <w:t>TP</w:t>
      </w:r>
      <w:r w:rsidR="00B93B11">
        <w:t>,</w:t>
      </w:r>
      <w:r w:rsidR="00D0141A">
        <w:t xml:space="preserve"> </w:t>
      </w:r>
      <w:r w:rsidR="00E6124F">
        <w:t xml:space="preserve">we can assess the </w:t>
      </w:r>
      <w:r w:rsidR="005C7DB9">
        <w:t xml:space="preserve">extend to which the </w:t>
      </w:r>
      <w:r w:rsidR="00E6124F">
        <w:t xml:space="preserve">estimated cumulative emissions in 2020-2050 </w:t>
      </w:r>
      <w:r w:rsidR="005C7DB9">
        <w:t xml:space="preserve">exceed the </w:t>
      </w:r>
      <w:r w:rsidR="00E6124F">
        <w:t xml:space="preserve">carbon budget of the underlying </w:t>
      </w:r>
      <w:r w:rsidR="00D0141A">
        <w:t xml:space="preserve">sectoral </w:t>
      </w:r>
      <w:r w:rsidR="00E6124F">
        <w:t>decarbonization scenario</w:t>
      </w:r>
      <w:r w:rsidR="00482816">
        <w:t xml:space="preserve">. The carbon budget overshoot metric </w:t>
      </w:r>
      <w:r w:rsidR="00482816" w:rsidRPr="00846900">
        <w:t xml:space="preserve">is </w:t>
      </w:r>
      <w:r w:rsidR="00482816">
        <w:t xml:space="preserve">thus </w:t>
      </w:r>
      <w:r w:rsidR="00482816" w:rsidRPr="00846900">
        <w:t>an indicator of the companies’ expected alignment with an underlying decarbonization scenario</w:t>
      </w:r>
      <w:r w:rsidR="00482816">
        <w:t xml:space="preserve">, and is calculated using </w:t>
      </w:r>
      <w:r w:rsidR="005C7DB9" w:rsidRPr="005C7DB9">
        <w:t>equation (8):</w:t>
      </w:r>
    </w:p>
    <w:p w14:paraId="67DEA000" w14:textId="77777777" w:rsidR="00B86241" w:rsidRDefault="00B86241" w:rsidP="001340FB">
      <w:pPr>
        <w:ind w:firstLine="0"/>
      </w:pPr>
    </w:p>
    <w:p w14:paraId="7A3A61D5" w14:textId="3DB05916" w:rsidR="00E6124F" w:rsidRPr="00CD1E66" w:rsidRDefault="00E6124F" w:rsidP="00E6124F">
      <w:pPr>
        <w:ind w:firstLine="0"/>
      </w:pPr>
      <m:oMath>
        <m:r>
          <w:rPr>
            <w:rFonts w:ascii="Cambria Math" w:hAnsi="Cambria Math"/>
          </w:rPr>
          <m:t>Carbon Budget Overshoo</m:t>
        </m:r>
        <m:sSub>
          <m:sSubPr>
            <m:ctrlPr>
              <w:rPr>
                <w:rFonts w:ascii="Cambria Math" w:hAnsi="Cambria Math"/>
                <w:i/>
              </w:rPr>
            </m:ctrlPr>
          </m:sSubPr>
          <m:e>
            <m:r>
              <w:rPr>
                <w:rFonts w:ascii="Cambria Math" w:hAnsi="Cambria Math"/>
              </w:rPr>
              <m:t>t</m:t>
            </m:r>
          </m:e>
          <m:sub>
            <m:r>
              <w:rPr>
                <w:rFonts w:ascii="Cambria Math" w:hAnsi="Cambria Math"/>
              </w:rPr>
              <m:t>i,s</m:t>
            </m:r>
          </m:sub>
        </m:sSub>
        <m:r>
          <w:rPr>
            <w:rFonts w:ascii="Cambria Math" w:hAnsi="Cambria Math"/>
          </w:rPr>
          <m:t>=</m:t>
        </m:r>
        <m:f>
          <m:fPr>
            <m:ctrlPr>
              <w:rPr>
                <w:rFonts w:ascii="Cambria Math" w:hAnsi="Cambria Math"/>
                <w:i/>
              </w:rPr>
            </m:ctrlPr>
          </m:fPr>
          <m:num>
            <m:r>
              <w:rPr>
                <w:rFonts w:ascii="Cambria Math" w:hAnsi="Cambria Math"/>
              </w:rPr>
              <m:t>Cumulative Est.  Emission</m:t>
            </m:r>
            <m:sSub>
              <m:sSubPr>
                <m:ctrlPr>
                  <w:rPr>
                    <w:rFonts w:ascii="Cambria Math" w:hAnsi="Cambria Math"/>
                    <w:i/>
                  </w:rPr>
                </m:ctrlPr>
              </m:sSubPr>
              <m:e>
                <m:r>
                  <w:rPr>
                    <w:rFonts w:ascii="Cambria Math" w:hAnsi="Cambria Math"/>
                  </w:rPr>
                  <m:t>s</m:t>
                </m:r>
              </m:e>
              <m:sub>
                <m:r>
                  <w:rPr>
                    <w:rFonts w:ascii="Cambria Math" w:hAnsi="Cambria Math"/>
                  </w:rPr>
                  <m:t>i,  2020-2050</m:t>
                </m:r>
              </m:sub>
            </m:sSub>
            <m:r>
              <w:rPr>
                <w:rFonts w:ascii="Cambria Math" w:hAnsi="Cambria Math"/>
              </w:rPr>
              <m:t>- Carbon Budge</m:t>
            </m:r>
            <m:sSub>
              <m:sSubPr>
                <m:ctrlPr>
                  <w:rPr>
                    <w:rFonts w:ascii="Cambria Math" w:hAnsi="Cambria Math"/>
                    <w:i/>
                  </w:rPr>
                </m:ctrlPr>
              </m:sSubPr>
              <m:e>
                <m:r>
                  <w:rPr>
                    <w:rFonts w:ascii="Cambria Math" w:hAnsi="Cambria Math"/>
                  </w:rPr>
                  <m:t>t</m:t>
                </m:r>
              </m:e>
              <m:sub>
                <m:r>
                  <w:rPr>
                    <w:rFonts w:ascii="Cambria Math" w:hAnsi="Cambria Math"/>
                  </w:rPr>
                  <m:t>i, s, 2020-2050</m:t>
                </m:r>
              </m:sub>
            </m:sSub>
          </m:num>
          <m:den>
            <m:r>
              <w:rPr>
                <w:rFonts w:ascii="Cambria Math" w:hAnsi="Cambria Math"/>
              </w:rPr>
              <m:t>Carbon Budge</m:t>
            </m:r>
            <m:sSub>
              <m:sSubPr>
                <m:ctrlPr>
                  <w:rPr>
                    <w:rFonts w:ascii="Cambria Math" w:hAnsi="Cambria Math"/>
                    <w:i/>
                  </w:rPr>
                </m:ctrlPr>
              </m:sSubPr>
              <m:e>
                <m:r>
                  <w:rPr>
                    <w:rFonts w:ascii="Cambria Math" w:hAnsi="Cambria Math"/>
                  </w:rPr>
                  <m:t>t</m:t>
                </m:r>
              </m:e>
              <m:sub>
                <m:r>
                  <w:rPr>
                    <w:rFonts w:ascii="Cambria Math" w:hAnsi="Cambria Math"/>
                  </w:rPr>
                  <m:t>i, s, 2020-2050</m:t>
                </m:r>
              </m:sub>
            </m:sSub>
          </m:den>
        </m:f>
      </m:oMath>
      <w:r w:rsidR="00482816">
        <w:rPr>
          <w:rFonts w:eastAsiaTheme="minorEastAsia"/>
        </w:rPr>
        <w:t xml:space="preserve">   </w:t>
      </w:r>
      <w:r w:rsidR="005C7DB9">
        <w:rPr>
          <w:rFonts w:eastAsiaTheme="minorEastAsia"/>
        </w:rPr>
        <w:t>(8)</w:t>
      </w:r>
    </w:p>
    <w:p w14:paraId="2CC8303A" w14:textId="77777777" w:rsidR="00E6124F" w:rsidRDefault="00E6124F" w:rsidP="00E6124F">
      <w:pPr>
        <w:ind w:firstLine="0"/>
        <w:rPr>
          <w:b/>
          <w:bCs/>
        </w:rPr>
      </w:pPr>
    </w:p>
    <w:p w14:paraId="150E7EB7" w14:textId="6E651A1A" w:rsidR="006305EC" w:rsidRPr="00FB4299" w:rsidRDefault="00E6124F" w:rsidP="00FB4299">
      <w:pPr>
        <w:ind w:firstLine="0"/>
      </w:pPr>
      <w:r>
        <w:lastRenderedPageBreak/>
        <w:t xml:space="preserve">Where </w:t>
      </w:r>
      <w:r w:rsidR="00633FBB">
        <w:rPr>
          <w:i/>
          <w:iCs/>
        </w:rPr>
        <w:t>i</w:t>
      </w:r>
      <w:r w:rsidR="00633FBB">
        <w:t xml:space="preserve"> and </w:t>
      </w:r>
      <w:r w:rsidR="00B86241">
        <w:rPr>
          <w:i/>
          <w:iCs/>
        </w:rPr>
        <w:t xml:space="preserve">s </w:t>
      </w:r>
      <w:r w:rsidR="00B86241">
        <w:t xml:space="preserve">represent </w:t>
      </w:r>
      <w:r>
        <w:t>the company and decarbonization scenario respectively.</w:t>
      </w:r>
      <w:r w:rsidR="00482816">
        <w:t xml:space="preserve"> Cumulative Est. Emissions represent the sum of annual direct CO</w:t>
      </w:r>
      <w:r w:rsidR="00482816" w:rsidRPr="00482816">
        <w:rPr>
          <w:vertAlign w:val="subscript"/>
        </w:rPr>
        <w:t>2</w:t>
      </w:r>
      <w:r w:rsidR="00482816">
        <w:t xml:space="preserve"> emissions in 2020-2050. </w:t>
      </w:r>
      <w:r w:rsidR="00B86241">
        <w:t xml:space="preserve">The scenarios used in this study </w:t>
      </w:r>
      <w:r w:rsidR="008A2968">
        <w:t xml:space="preserve">are described above. </w:t>
      </w:r>
    </w:p>
    <w:sectPr w:rsidR="006305EC" w:rsidRPr="00FB4299" w:rsidSect="00E07971">
      <w:footerReference w:type="even" r:id="rId16"/>
      <w:footerReference w:type="default" r:id="rId17"/>
      <w:footerReference w:type="first" r:id="rId18"/>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5D351" w14:textId="77777777" w:rsidR="004A4718" w:rsidRDefault="004A4718" w:rsidP="00886C32">
      <w:pPr>
        <w:spacing w:line="240" w:lineRule="auto"/>
      </w:pPr>
      <w:r>
        <w:separator/>
      </w:r>
    </w:p>
  </w:endnote>
  <w:endnote w:type="continuationSeparator" w:id="0">
    <w:p w14:paraId="59E3A403" w14:textId="77777777" w:rsidR="004A4718" w:rsidRDefault="004A4718" w:rsidP="00886C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Roboto">
    <w:panose1 w:val="02000000000000000000"/>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Noto Sans">
    <w:panose1 w:val="020B0502040504020204"/>
    <w:charset w:val="00"/>
    <w:family w:val="swiss"/>
    <w:pitch w:val="variable"/>
    <w:sig w:usb0="E00082FF" w:usb1="400078FF" w:usb2="00000021" w:usb3="00000000" w:csb0="0000019F" w:csb1="00000000"/>
  </w:font>
  <w:font w:name="Helvetica Neue">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1F246" w14:textId="77777777" w:rsidR="00A1461D" w:rsidRPr="00666080" w:rsidRDefault="00A1461D">
    <w:pPr>
      <w:pStyle w:val="Footer"/>
      <w:rPr>
        <w:rFonts w:ascii="Arial" w:hAnsi="Arial" w:cs="Arial"/>
        <w:color w:val="000000"/>
      </w:rPr>
    </w:pPr>
    <w:r w:rsidRPr="00666080">
      <w:rPr>
        <w:rFonts w:ascii="Arial" w:hAnsi="Arial" w:cs="Arial"/>
        <w:color w:val="000000"/>
      </w:rPr>
      <w:t>I N T E R N A L</w:t>
    </w:r>
  </w:p>
  <w:p w14:paraId="6E60E6F8" w14:textId="4D6C1802" w:rsidR="00A1461D" w:rsidRDefault="00A146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704A7" w14:textId="4A5B0319" w:rsidR="00E8134C" w:rsidRPr="00E8134C" w:rsidRDefault="006D3299">
    <w:pPr>
      <w:pStyle w:val="Footer"/>
      <w:jc w:val="right"/>
      <w:rPr>
        <w:sz w:val="20"/>
        <w:szCs w:val="20"/>
      </w:rPr>
    </w:pPr>
    <w:sdt>
      <w:sdtPr>
        <w:rPr>
          <w:sz w:val="20"/>
          <w:szCs w:val="20"/>
        </w:rPr>
        <w:id w:val="545342071"/>
        <w:docPartObj>
          <w:docPartGallery w:val="Page Numbers (Bottom of Page)"/>
          <w:docPartUnique/>
        </w:docPartObj>
      </w:sdtPr>
      <w:sdtEndPr>
        <w:rPr>
          <w:noProof/>
        </w:rPr>
      </w:sdtEndPr>
      <w:sdtContent>
        <w:r w:rsidR="00E8134C" w:rsidRPr="00E8134C">
          <w:rPr>
            <w:sz w:val="20"/>
            <w:szCs w:val="20"/>
          </w:rPr>
          <w:fldChar w:fldCharType="begin"/>
        </w:r>
        <w:r w:rsidR="00E8134C" w:rsidRPr="00E8134C">
          <w:rPr>
            <w:sz w:val="20"/>
            <w:szCs w:val="20"/>
          </w:rPr>
          <w:instrText xml:space="preserve"> PAGE   \* MERGEFORMAT </w:instrText>
        </w:r>
        <w:r w:rsidR="00E8134C" w:rsidRPr="00E8134C">
          <w:rPr>
            <w:sz w:val="20"/>
            <w:szCs w:val="20"/>
          </w:rPr>
          <w:fldChar w:fldCharType="separate"/>
        </w:r>
        <w:r w:rsidR="00E8134C" w:rsidRPr="00E8134C">
          <w:rPr>
            <w:noProof/>
            <w:sz w:val="20"/>
            <w:szCs w:val="20"/>
          </w:rPr>
          <w:t>2</w:t>
        </w:r>
        <w:r w:rsidR="00E8134C" w:rsidRPr="00E8134C">
          <w:rPr>
            <w:noProof/>
            <w:sz w:val="20"/>
            <w:szCs w:val="20"/>
          </w:rPr>
          <w:fldChar w:fldCharType="end"/>
        </w:r>
      </w:sdtContent>
    </w:sdt>
  </w:p>
  <w:p w14:paraId="7770D15C" w14:textId="77777777" w:rsidR="00E8134C" w:rsidRDefault="00E813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A9ECE" w14:textId="77777777" w:rsidR="00A1461D" w:rsidRPr="00666080" w:rsidRDefault="00A1461D">
    <w:pPr>
      <w:pStyle w:val="Footer"/>
      <w:rPr>
        <w:rFonts w:ascii="Arial" w:hAnsi="Arial" w:cs="Arial"/>
        <w:color w:val="000000"/>
      </w:rPr>
    </w:pPr>
    <w:r w:rsidRPr="00666080">
      <w:rPr>
        <w:rFonts w:ascii="Arial" w:hAnsi="Arial" w:cs="Arial"/>
        <w:color w:val="000000"/>
      </w:rPr>
      <w:t>I N T E R N A L</w:t>
    </w:r>
  </w:p>
  <w:p w14:paraId="3C9D9B43" w14:textId="055A325C" w:rsidR="00A1461D" w:rsidRDefault="00A146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67F00" w14:textId="77777777" w:rsidR="004A4718" w:rsidRDefault="004A4718" w:rsidP="00886C32">
      <w:pPr>
        <w:spacing w:line="240" w:lineRule="auto"/>
      </w:pPr>
      <w:r>
        <w:separator/>
      </w:r>
    </w:p>
  </w:footnote>
  <w:footnote w:type="continuationSeparator" w:id="0">
    <w:p w14:paraId="5C14A01F" w14:textId="77777777" w:rsidR="004A4718" w:rsidRDefault="004A4718" w:rsidP="00886C32">
      <w:pPr>
        <w:spacing w:line="240" w:lineRule="auto"/>
      </w:pPr>
      <w:r>
        <w:continuationSeparator/>
      </w:r>
    </w:p>
  </w:footnote>
  <w:footnote w:id="1">
    <w:p w14:paraId="3DCC9DFC" w14:textId="4ADCDA53" w:rsidR="000649DB" w:rsidRDefault="000649DB" w:rsidP="000649DB">
      <w:pPr>
        <w:pStyle w:val="FootnoteText"/>
        <w:ind w:firstLine="0"/>
      </w:pPr>
      <w:r w:rsidRPr="00511D49">
        <w:rPr>
          <w:rStyle w:val="FootnoteReference"/>
        </w:rPr>
        <w:footnoteRef/>
      </w:r>
      <w:r w:rsidRPr="00511D49">
        <w:t xml:space="preserve"> </w:t>
      </w:r>
      <w:r w:rsidR="009A10C2" w:rsidRPr="00511D49">
        <w:t>These include Électricité de France S.A., Enel SpA, Korea Electric Power Corp, NTPC, Engie S.A., NextEra Energy Inc., Iberdrola S.A., Duke Energy Corp., Eskom Holdings SOC Ltd.</w:t>
      </w:r>
      <w:r w:rsidR="009A10C2" w:rsidRPr="00511D49">
        <w:rPr>
          <w:lang w:eastAsia="zh-CN"/>
        </w:rPr>
        <w:t xml:space="preserve">, </w:t>
      </w:r>
      <w:r w:rsidR="00511D49">
        <w:rPr>
          <w:lang w:eastAsia="zh-CN"/>
        </w:rPr>
        <w:t xml:space="preserve">and </w:t>
      </w:r>
      <w:r w:rsidR="009A10C2" w:rsidRPr="00511D49">
        <w:rPr>
          <w:lang w:eastAsia="zh-CN"/>
        </w:rPr>
        <w:t>The Southern Company</w:t>
      </w:r>
      <w:r w:rsidR="00511D49">
        <w:rPr>
          <w:lang w:eastAsia="zh-CN"/>
        </w:rPr>
        <w:t xml:space="preserve">. </w:t>
      </w:r>
    </w:p>
  </w:footnote>
  <w:footnote w:id="2">
    <w:p w14:paraId="637C95C2" w14:textId="0F6659B1" w:rsidR="000649DB" w:rsidRDefault="000649DB" w:rsidP="000649DB">
      <w:pPr>
        <w:pStyle w:val="FootnoteText"/>
        <w:ind w:firstLine="0"/>
      </w:pPr>
      <w:r w:rsidRPr="009A10C2">
        <w:rPr>
          <w:rStyle w:val="FootnoteReference"/>
        </w:rPr>
        <w:footnoteRef/>
      </w:r>
      <w:r w:rsidRPr="009A10C2">
        <w:t xml:space="preserve"> </w:t>
      </w:r>
      <w:r w:rsidR="009A10C2">
        <w:t xml:space="preserve">These include </w:t>
      </w:r>
      <w:bookmarkStart w:id="62" w:name="_Hlk152771838"/>
      <w:r w:rsidR="009A10C2" w:rsidRPr="0087024A">
        <w:t>ArcelorMittal S.A.</w:t>
      </w:r>
      <w:r w:rsidR="009A10C2">
        <w:t xml:space="preserve">, </w:t>
      </w:r>
      <w:r w:rsidR="009A10C2" w:rsidRPr="004D7306">
        <w:t>Baoshan Iron &amp; Steel Co Ltd</w:t>
      </w:r>
      <w:r w:rsidR="009A10C2">
        <w:t xml:space="preserve">, </w:t>
      </w:r>
      <w:r w:rsidR="009A10C2" w:rsidRPr="004D7306">
        <w:t>Bluescope Steel Ltd.</w:t>
      </w:r>
      <w:r w:rsidR="009A10C2">
        <w:t xml:space="preserve">, </w:t>
      </w:r>
      <w:r w:rsidR="009A10C2" w:rsidRPr="004D7306">
        <w:t>China Steel Corp.</w:t>
      </w:r>
      <w:r w:rsidR="009A10C2">
        <w:t xml:space="preserve">, </w:t>
      </w:r>
      <w:r w:rsidR="009A10C2" w:rsidRPr="004D7306">
        <w:t>Nippon Steel Corp.</w:t>
      </w:r>
      <w:r w:rsidR="009A10C2">
        <w:t xml:space="preserve">, </w:t>
      </w:r>
      <w:r w:rsidR="009A10C2" w:rsidRPr="004D7306">
        <w:t>POSCO Holdings Inc.</w:t>
      </w:r>
      <w:r w:rsidR="009A10C2">
        <w:t xml:space="preserve">, </w:t>
      </w:r>
      <w:r w:rsidR="009A10C2" w:rsidRPr="004D7306">
        <w:t>Severstal PAO</w:t>
      </w:r>
      <w:r w:rsidR="009A10C2">
        <w:t xml:space="preserve">, </w:t>
      </w:r>
      <w:r w:rsidR="009A10C2" w:rsidRPr="004D7306">
        <w:t>SSAB AB</w:t>
      </w:r>
      <w:r w:rsidR="009A10C2">
        <w:t xml:space="preserve">, </w:t>
      </w:r>
      <w:r w:rsidR="009A10C2" w:rsidRPr="004D7306">
        <w:t>Tata Steel</w:t>
      </w:r>
      <w:r w:rsidR="009A10C2">
        <w:t xml:space="preserve">, </w:t>
      </w:r>
      <w:r w:rsidR="009A10C2" w:rsidRPr="004D7306">
        <w:t>ThyssenKrupp AG</w:t>
      </w:r>
      <w:bookmarkEnd w:id="62"/>
      <w:r w:rsidR="009A10C2">
        <w:t>.</w:t>
      </w:r>
    </w:p>
  </w:footnote>
  <w:footnote w:id="3">
    <w:p w14:paraId="1FA1FFEA" w14:textId="0FB4F434" w:rsidR="00EB01A6" w:rsidRPr="00BB1EA7" w:rsidRDefault="00201E7C" w:rsidP="00201E7C">
      <w:pPr>
        <w:pStyle w:val="FootnoteText"/>
        <w:ind w:firstLine="0"/>
      </w:pPr>
      <w:r w:rsidRPr="00BB1EA7">
        <w:rPr>
          <w:rStyle w:val="FootnoteReference"/>
        </w:rPr>
        <w:footnoteRef/>
      </w:r>
      <w:r w:rsidRPr="00BB1EA7">
        <w:t xml:space="preserve"> We excluded OHF based production routes, which only applied to one production plant in the sample: ArcelorMittal Kryvyi Rih steel plant. We modelled th</w:t>
      </w:r>
      <w:r w:rsidR="00286B4B">
        <w:t>is</w:t>
      </w:r>
      <w:r w:rsidRPr="00BB1EA7">
        <w:t xml:space="preserve"> AM plant based on the BF-BOF production route and applied the relevant EF</w:t>
      </w:r>
      <w:r w:rsidR="00FD0646" w:rsidRPr="00BB1EA7">
        <w:t xml:space="preserve"> for BF-BOF based steel production in </w:t>
      </w:r>
      <w:r w:rsidR="00FD0646" w:rsidRPr="00C85742">
        <w:t>Ukraine</w:t>
      </w:r>
      <w:r w:rsidRPr="00C85742">
        <w:t xml:space="preserve">. </w:t>
      </w:r>
      <w:r w:rsidR="00EB01A6" w:rsidRPr="00C85742">
        <w:t xml:space="preserve">Carbon capture and storage (CCS) as well as Carbon capture, utilization, and storage (CCUS) projects were not taken into account because of lack of technical progress and (2) low overall investments in this area which have led to insignificant CCS capacity </w:t>
      </w:r>
      <w:r w:rsidR="00BE7F02">
        <w:t xml:space="preserve">in steel </w:t>
      </w:r>
      <w:r w:rsidR="00EB01A6" w:rsidRPr="00C85742">
        <w:t xml:space="preserve">as of 2024 </w:t>
      </w:r>
      <w:r w:rsidR="007E25D6">
        <w:t xml:space="preserve">(see </w:t>
      </w:r>
      <w:r w:rsidR="007E25D6" w:rsidRPr="0019155A">
        <w:rPr>
          <w:i/>
          <w:iCs/>
        </w:rPr>
        <w:t xml:space="preserve">Ref. </w:t>
      </w:r>
      <w:r w:rsidR="000967DF">
        <w:rPr>
          <w:i/>
          <w:iCs/>
        </w:rPr>
        <w:t>29</w:t>
      </w:r>
      <w:r w:rsidR="007E25D6">
        <w:t xml:space="preserve">). </w:t>
      </w:r>
      <w:r w:rsidR="00EB01A6">
        <w:t xml:space="preserve"> </w:t>
      </w:r>
    </w:p>
  </w:footnote>
  <w:footnote w:id="4">
    <w:p w14:paraId="0EFEF350" w14:textId="72A2DBD4" w:rsidR="00B13056" w:rsidRDefault="00B13056" w:rsidP="00B13056">
      <w:pPr>
        <w:ind w:firstLine="0"/>
      </w:pPr>
      <w:r w:rsidRPr="00BB1EA7">
        <w:rPr>
          <w:rStyle w:val="FootnoteReference"/>
          <w:sz w:val="20"/>
          <w:szCs w:val="20"/>
        </w:rPr>
        <w:footnoteRef/>
      </w:r>
      <w:r w:rsidRPr="00BB1EA7">
        <w:rPr>
          <w:rStyle w:val="FootnoteReference"/>
          <w:sz w:val="20"/>
          <w:szCs w:val="20"/>
        </w:rPr>
        <w:t xml:space="preserve"> </w:t>
      </w:r>
      <w:r w:rsidRPr="00BB1EA7">
        <w:rPr>
          <w:sz w:val="20"/>
          <w:szCs w:val="20"/>
        </w:rPr>
        <w:t>Coal-based DRI include coal-based rotary kiln DRI, and coal</w:t>
      </w:r>
      <w:r w:rsidR="00F379F6" w:rsidRPr="00BB1EA7">
        <w:rPr>
          <w:sz w:val="20"/>
          <w:szCs w:val="20"/>
        </w:rPr>
        <w:t xml:space="preserve"> </w:t>
      </w:r>
      <w:r w:rsidRPr="00BB1EA7">
        <w:rPr>
          <w:sz w:val="20"/>
          <w:szCs w:val="20"/>
        </w:rPr>
        <w:t>gasification shaft furnace based DRI.</w:t>
      </w:r>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E782F"/>
    <w:multiLevelType w:val="hybridMultilevel"/>
    <w:tmpl w:val="747401E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11320E"/>
    <w:multiLevelType w:val="hybridMultilevel"/>
    <w:tmpl w:val="254E89F2"/>
    <w:lvl w:ilvl="0" w:tplc="ADE8415C">
      <w:start w:val="1"/>
      <w:numFmt w:val="decimal"/>
      <w:lvlText w:val="%1."/>
      <w:lvlJc w:val="left"/>
      <w:pPr>
        <w:ind w:left="1020" w:hanging="360"/>
      </w:pPr>
    </w:lvl>
    <w:lvl w:ilvl="1" w:tplc="B83E9452">
      <w:start w:val="1"/>
      <w:numFmt w:val="decimal"/>
      <w:lvlText w:val="%2."/>
      <w:lvlJc w:val="left"/>
      <w:pPr>
        <w:ind w:left="1020" w:hanging="360"/>
      </w:pPr>
    </w:lvl>
    <w:lvl w:ilvl="2" w:tplc="9F10DA2A">
      <w:start w:val="1"/>
      <w:numFmt w:val="decimal"/>
      <w:lvlText w:val="%3."/>
      <w:lvlJc w:val="left"/>
      <w:pPr>
        <w:ind w:left="1020" w:hanging="360"/>
      </w:pPr>
    </w:lvl>
    <w:lvl w:ilvl="3" w:tplc="FE2467B2">
      <w:start w:val="1"/>
      <w:numFmt w:val="decimal"/>
      <w:lvlText w:val="%4."/>
      <w:lvlJc w:val="left"/>
      <w:pPr>
        <w:ind w:left="1020" w:hanging="360"/>
      </w:pPr>
    </w:lvl>
    <w:lvl w:ilvl="4" w:tplc="7C8EDFDA">
      <w:start w:val="1"/>
      <w:numFmt w:val="decimal"/>
      <w:lvlText w:val="%5."/>
      <w:lvlJc w:val="left"/>
      <w:pPr>
        <w:ind w:left="1020" w:hanging="360"/>
      </w:pPr>
    </w:lvl>
    <w:lvl w:ilvl="5" w:tplc="2C4CD820">
      <w:start w:val="1"/>
      <w:numFmt w:val="decimal"/>
      <w:lvlText w:val="%6."/>
      <w:lvlJc w:val="left"/>
      <w:pPr>
        <w:ind w:left="1020" w:hanging="360"/>
      </w:pPr>
    </w:lvl>
    <w:lvl w:ilvl="6" w:tplc="E10047C0">
      <w:start w:val="1"/>
      <w:numFmt w:val="decimal"/>
      <w:lvlText w:val="%7."/>
      <w:lvlJc w:val="left"/>
      <w:pPr>
        <w:ind w:left="1020" w:hanging="360"/>
      </w:pPr>
    </w:lvl>
    <w:lvl w:ilvl="7" w:tplc="0C0EF000">
      <w:start w:val="1"/>
      <w:numFmt w:val="decimal"/>
      <w:lvlText w:val="%8."/>
      <w:lvlJc w:val="left"/>
      <w:pPr>
        <w:ind w:left="1020" w:hanging="360"/>
      </w:pPr>
    </w:lvl>
    <w:lvl w:ilvl="8" w:tplc="E8628CDA">
      <w:start w:val="1"/>
      <w:numFmt w:val="decimal"/>
      <w:lvlText w:val="%9."/>
      <w:lvlJc w:val="left"/>
      <w:pPr>
        <w:ind w:left="1020" w:hanging="360"/>
      </w:pPr>
    </w:lvl>
  </w:abstractNum>
  <w:abstractNum w:abstractNumId="2" w15:restartNumberingAfterBreak="0">
    <w:nsid w:val="09B06914"/>
    <w:multiLevelType w:val="hybridMultilevel"/>
    <w:tmpl w:val="5E007DC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1110C9"/>
    <w:multiLevelType w:val="hybridMultilevel"/>
    <w:tmpl w:val="25F0B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193E64"/>
    <w:multiLevelType w:val="hybridMultilevel"/>
    <w:tmpl w:val="6AE0970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471A27"/>
    <w:multiLevelType w:val="hybridMultilevel"/>
    <w:tmpl w:val="229053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C54E42"/>
    <w:multiLevelType w:val="hybridMultilevel"/>
    <w:tmpl w:val="8116A0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B35380"/>
    <w:multiLevelType w:val="hybridMultilevel"/>
    <w:tmpl w:val="30581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5041F4"/>
    <w:multiLevelType w:val="hybridMultilevel"/>
    <w:tmpl w:val="CE16BC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913F8E"/>
    <w:multiLevelType w:val="hybridMultilevel"/>
    <w:tmpl w:val="DCB0E50E"/>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0" w15:restartNumberingAfterBreak="0">
    <w:nsid w:val="26F40707"/>
    <w:multiLevelType w:val="hybridMultilevel"/>
    <w:tmpl w:val="982C626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374169E"/>
    <w:multiLevelType w:val="hybridMultilevel"/>
    <w:tmpl w:val="A7B8E636"/>
    <w:lvl w:ilvl="0" w:tplc="41664F66">
      <w:start w:val="1"/>
      <w:numFmt w:val="bullet"/>
      <w:lvlText w:val=""/>
      <w:lvlJc w:val="left"/>
      <w:pPr>
        <w:ind w:left="720" w:hanging="360"/>
      </w:pPr>
      <w:rPr>
        <w:rFonts w:ascii="Symbol" w:hAnsi="Symbol"/>
      </w:rPr>
    </w:lvl>
    <w:lvl w:ilvl="1" w:tplc="7F566854">
      <w:start w:val="1"/>
      <w:numFmt w:val="bullet"/>
      <w:lvlText w:val=""/>
      <w:lvlJc w:val="left"/>
      <w:pPr>
        <w:ind w:left="720" w:hanging="360"/>
      </w:pPr>
      <w:rPr>
        <w:rFonts w:ascii="Symbol" w:hAnsi="Symbol"/>
      </w:rPr>
    </w:lvl>
    <w:lvl w:ilvl="2" w:tplc="C5C24544">
      <w:start w:val="1"/>
      <w:numFmt w:val="bullet"/>
      <w:lvlText w:val=""/>
      <w:lvlJc w:val="left"/>
      <w:pPr>
        <w:ind w:left="720" w:hanging="360"/>
      </w:pPr>
      <w:rPr>
        <w:rFonts w:ascii="Symbol" w:hAnsi="Symbol"/>
      </w:rPr>
    </w:lvl>
    <w:lvl w:ilvl="3" w:tplc="A25C4F5C">
      <w:start w:val="1"/>
      <w:numFmt w:val="bullet"/>
      <w:lvlText w:val=""/>
      <w:lvlJc w:val="left"/>
      <w:pPr>
        <w:ind w:left="720" w:hanging="360"/>
      </w:pPr>
      <w:rPr>
        <w:rFonts w:ascii="Symbol" w:hAnsi="Symbol"/>
      </w:rPr>
    </w:lvl>
    <w:lvl w:ilvl="4" w:tplc="0630AC0C">
      <w:start w:val="1"/>
      <w:numFmt w:val="bullet"/>
      <w:lvlText w:val=""/>
      <w:lvlJc w:val="left"/>
      <w:pPr>
        <w:ind w:left="720" w:hanging="360"/>
      </w:pPr>
      <w:rPr>
        <w:rFonts w:ascii="Symbol" w:hAnsi="Symbol"/>
      </w:rPr>
    </w:lvl>
    <w:lvl w:ilvl="5" w:tplc="BBA65D28">
      <w:start w:val="1"/>
      <w:numFmt w:val="bullet"/>
      <w:lvlText w:val=""/>
      <w:lvlJc w:val="left"/>
      <w:pPr>
        <w:ind w:left="720" w:hanging="360"/>
      </w:pPr>
      <w:rPr>
        <w:rFonts w:ascii="Symbol" w:hAnsi="Symbol"/>
      </w:rPr>
    </w:lvl>
    <w:lvl w:ilvl="6" w:tplc="3F7CDE40">
      <w:start w:val="1"/>
      <w:numFmt w:val="bullet"/>
      <w:lvlText w:val=""/>
      <w:lvlJc w:val="left"/>
      <w:pPr>
        <w:ind w:left="720" w:hanging="360"/>
      </w:pPr>
      <w:rPr>
        <w:rFonts w:ascii="Symbol" w:hAnsi="Symbol"/>
      </w:rPr>
    </w:lvl>
    <w:lvl w:ilvl="7" w:tplc="C8FABD22">
      <w:start w:val="1"/>
      <w:numFmt w:val="bullet"/>
      <w:lvlText w:val=""/>
      <w:lvlJc w:val="left"/>
      <w:pPr>
        <w:ind w:left="720" w:hanging="360"/>
      </w:pPr>
      <w:rPr>
        <w:rFonts w:ascii="Symbol" w:hAnsi="Symbol"/>
      </w:rPr>
    </w:lvl>
    <w:lvl w:ilvl="8" w:tplc="4C9EC432">
      <w:start w:val="1"/>
      <w:numFmt w:val="bullet"/>
      <w:lvlText w:val=""/>
      <w:lvlJc w:val="left"/>
      <w:pPr>
        <w:ind w:left="720" w:hanging="360"/>
      </w:pPr>
      <w:rPr>
        <w:rFonts w:ascii="Symbol" w:hAnsi="Symbol"/>
      </w:rPr>
    </w:lvl>
  </w:abstractNum>
  <w:abstractNum w:abstractNumId="12" w15:restartNumberingAfterBreak="0">
    <w:nsid w:val="356E0526"/>
    <w:multiLevelType w:val="hybridMultilevel"/>
    <w:tmpl w:val="747401E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5E42664"/>
    <w:multiLevelType w:val="multilevel"/>
    <w:tmpl w:val="E736C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547928"/>
    <w:multiLevelType w:val="hybridMultilevel"/>
    <w:tmpl w:val="73D8BC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8D6AC3"/>
    <w:multiLevelType w:val="hybridMultilevel"/>
    <w:tmpl w:val="24FADC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56D35BF"/>
    <w:multiLevelType w:val="hybridMultilevel"/>
    <w:tmpl w:val="4F4CAE7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7" w15:restartNumberingAfterBreak="0">
    <w:nsid w:val="4BA12EE2"/>
    <w:multiLevelType w:val="hybridMultilevel"/>
    <w:tmpl w:val="8118DD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0475E2"/>
    <w:multiLevelType w:val="hybridMultilevel"/>
    <w:tmpl w:val="5270FE2E"/>
    <w:lvl w:ilvl="0" w:tplc="E888347E">
      <w:start w:val="1"/>
      <w:numFmt w:val="bullet"/>
      <w:lvlText w:val=""/>
      <w:lvlJc w:val="left"/>
      <w:pPr>
        <w:ind w:left="720" w:hanging="360"/>
      </w:pPr>
      <w:rPr>
        <w:rFonts w:ascii="Symbol" w:hAnsi="Symbol"/>
      </w:rPr>
    </w:lvl>
    <w:lvl w:ilvl="1" w:tplc="15A8101C">
      <w:start w:val="1"/>
      <w:numFmt w:val="bullet"/>
      <w:lvlText w:val=""/>
      <w:lvlJc w:val="left"/>
      <w:pPr>
        <w:ind w:left="720" w:hanging="360"/>
      </w:pPr>
      <w:rPr>
        <w:rFonts w:ascii="Symbol" w:hAnsi="Symbol"/>
      </w:rPr>
    </w:lvl>
    <w:lvl w:ilvl="2" w:tplc="6324F7A4">
      <w:start w:val="1"/>
      <w:numFmt w:val="bullet"/>
      <w:lvlText w:val=""/>
      <w:lvlJc w:val="left"/>
      <w:pPr>
        <w:ind w:left="720" w:hanging="360"/>
      </w:pPr>
      <w:rPr>
        <w:rFonts w:ascii="Symbol" w:hAnsi="Symbol"/>
      </w:rPr>
    </w:lvl>
    <w:lvl w:ilvl="3" w:tplc="FB20BC82">
      <w:start w:val="1"/>
      <w:numFmt w:val="bullet"/>
      <w:lvlText w:val=""/>
      <w:lvlJc w:val="left"/>
      <w:pPr>
        <w:ind w:left="720" w:hanging="360"/>
      </w:pPr>
      <w:rPr>
        <w:rFonts w:ascii="Symbol" w:hAnsi="Symbol"/>
      </w:rPr>
    </w:lvl>
    <w:lvl w:ilvl="4" w:tplc="55D43194">
      <w:start w:val="1"/>
      <w:numFmt w:val="bullet"/>
      <w:lvlText w:val=""/>
      <w:lvlJc w:val="left"/>
      <w:pPr>
        <w:ind w:left="720" w:hanging="360"/>
      </w:pPr>
      <w:rPr>
        <w:rFonts w:ascii="Symbol" w:hAnsi="Symbol"/>
      </w:rPr>
    </w:lvl>
    <w:lvl w:ilvl="5" w:tplc="866EB84E">
      <w:start w:val="1"/>
      <w:numFmt w:val="bullet"/>
      <w:lvlText w:val=""/>
      <w:lvlJc w:val="left"/>
      <w:pPr>
        <w:ind w:left="720" w:hanging="360"/>
      </w:pPr>
      <w:rPr>
        <w:rFonts w:ascii="Symbol" w:hAnsi="Symbol"/>
      </w:rPr>
    </w:lvl>
    <w:lvl w:ilvl="6" w:tplc="FA0C2376">
      <w:start w:val="1"/>
      <w:numFmt w:val="bullet"/>
      <w:lvlText w:val=""/>
      <w:lvlJc w:val="left"/>
      <w:pPr>
        <w:ind w:left="720" w:hanging="360"/>
      </w:pPr>
      <w:rPr>
        <w:rFonts w:ascii="Symbol" w:hAnsi="Symbol"/>
      </w:rPr>
    </w:lvl>
    <w:lvl w:ilvl="7" w:tplc="C1AA233A">
      <w:start w:val="1"/>
      <w:numFmt w:val="bullet"/>
      <w:lvlText w:val=""/>
      <w:lvlJc w:val="left"/>
      <w:pPr>
        <w:ind w:left="720" w:hanging="360"/>
      </w:pPr>
      <w:rPr>
        <w:rFonts w:ascii="Symbol" w:hAnsi="Symbol"/>
      </w:rPr>
    </w:lvl>
    <w:lvl w:ilvl="8" w:tplc="B0C64096">
      <w:start w:val="1"/>
      <w:numFmt w:val="bullet"/>
      <w:lvlText w:val=""/>
      <w:lvlJc w:val="left"/>
      <w:pPr>
        <w:ind w:left="720" w:hanging="360"/>
      </w:pPr>
      <w:rPr>
        <w:rFonts w:ascii="Symbol" w:hAnsi="Symbol"/>
      </w:rPr>
    </w:lvl>
  </w:abstractNum>
  <w:abstractNum w:abstractNumId="19" w15:restartNumberingAfterBreak="0">
    <w:nsid w:val="509A6322"/>
    <w:multiLevelType w:val="hybridMultilevel"/>
    <w:tmpl w:val="E34ED242"/>
    <w:lvl w:ilvl="0" w:tplc="E412331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52E5734D"/>
    <w:multiLevelType w:val="hybridMultilevel"/>
    <w:tmpl w:val="40C07372"/>
    <w:lvl w:ilvl="0" w:tplc="481AA17E">
      <w:start w:val="1"/>
      <w:numFmt w:val="bullet"/>
      <w:lvlText w:val=""/>
      <w:lvlJc w:val="left"/>
      <w:pPr>
        <w:ind w:left="720" w:hanging="360"/>
      </w:pPr>
      <w:rPr>
        <w:rFonts w:ascii="Symbol" w:hAnsi="Symbol"/>
      </w:rPr>
    </w:lvl>
    <w:lvl w:ilvl="1" w:tplc="09AEBF86">
      <w:start w:val="1"/>
      <w:numFmt w:val="bullet"/>
      <w:lvlText w:val=""/>
      <w:lvlJc w:val="left"/>
      <w:pPr>
        <w:ind w:left="720" w:hanging="360"/>
      </w:pPr>
      <w:rPr>
        <w:rFonts w:ascii="Symbol" w:hAnsi="Symbol"/>
      </w:rPr>
    </w:lvl>
    <w:lvl w:ilvl="2" w:tplc="22C2C416">
      <w:start w:val="1"/>
      <w:numFmt w:val="bullet"/>
      <w:lvlText w:val=""/>
      <w:lvlJc w:val="left"/>
      <w:pPr>
        <w:ind w:left="720" w:hanging="360"/>
      </w:pPr>
      <w:rPr>
        <w:rFonts w:ascii="Symbol" w:hAnsi="Symbol"/>
      </w:rPr>
    </w:lvl>
    <w:lvl w:ilvl="3" w:tplc="35263914">
      <w:start w:val="1"/>
      <w:numFmt w:val="bullet"/>
      <w:lvlText w:val=""/>
      <w:lvlJc w:val="left"/>
      <w:pPr>
        <w:ind w:left="720" w:hanging="360"/>
      </w:pPr>
      <w:rPr>
        <w:rFonts w:ascii="Symbol" w:hAnsi="Symbol"/>
      </w:rPr>
    </w:lvl>
    <w:lvl w:ilvl="4" w:tplc="FE7A2C00">
      <w:start w:val="1"/>
      <w:numFmt w:val="bullet"/>
      <w:lvlText w:val=""/>
      <w:lvlJc w:val="left"/>
      <w:pPr>
        <w:ind w:left="720" w:hanging="360"/>
      </w:pPr>
      <w:rPr>
        <w:rFonts w:ascii="Symbol" w:hAnsi="Symbol"/>
      </w:rPr>
    </w:lvl>
    <w:lvl w:ilvl="5" w:tplc="4120DA80">
      <w:start w:val="1"/>
      <w:numFmt w:val="bullet"/>
      <w:lvlText w:val=""/>
      <w:lvlJc w:val="left"/>
      <w:pPr>
        <w:ind w:left="720" w:hanging="360"/>
      </w:pPr>
      <w:rPr>
        <w:rFonts w:ascii="Symbol" w:hAnsi="Symbol"/>
      </w:rPr>
    </w:lvl>
    <w:lvl w:ilvl="6" w:tplc="043E15B6">
      <w:start w:val="1"/>
      <w:numFmt w:val="bullet"/>
      <w:lvlText w:val=""/>
      <w:lvlJc w:val="left"/>
      <w:pPr>
        <w:ind w:left="720" w:hanging="360"/>
      </w:pPr>
      <w:rPr>
        <w:rFonts w:ascii="Symbol" w:hAnsi="Symbol"/>
      </w:rPr>
    </w:lvl>
    <w:lvl w:ilvl="7" w:tplc="3070C26E">
      <w:start w:val="1"/>
      <w:numFmt w:val="bullet"/>
      <w:lvlText w:val=""/>
      <w:lvlJc w:val="left"/>
      <w:pPr>
        <w:ind w:left="720" w:hanging="360"/>
      </w:pPr>
      <w:rPr>
        <w:rFonts w:ascii="Symbol" w:hAnsi="Symbol"/>
      </w:rPr>
    </w:lvl>
    <w:lvl w:ilvl="8" w:tplc="7898DA70">
      <w:start w:val="1"/>
      <w:numFmt w:val="bullet"/>
      <w:lvlText w:val=""/>
      <w:lvlJc w:val="left"/>
      <w:pPr>
        <w:ind w:left="720" w:hanging="360"/>
      </w:pPr>
      <w:rPr>
        <w:rFonts w:ascii="Symbol" w:hAnsi="Symbol"/>
      </w:rPr>
    </w:lvl>
  </w:abstractNum>
  <w:abstractNum w:abstractNumId="21" w15:restartNumberingAfterBreak="0">
    <w:nsid w:val="59DD297E"/>
    <w:multiLevelType w:val="hybridMultilevel"/>
    <w:tmpl w:val="995251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7F6354"/>
    <w:multiLevelType w:val="hybridMultilevel"/>
    <w:tmpl w:val="747401E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0D92648"/>
    <w:multiLevelType w:val="hybridMultilevel"/>
    <w:tmpl w:val="8E003A72"/>
    <w:lvl w:ilvl="0" w:tplc="7B3AE1DA">
      <w:start w:val="1"/>
      <w:numFmt w:val="decimal"/>
      <w:lvlText w:val="%1)"/>
      <w:lvlJc w:val="left"/>
      <w:pPr>
        <w:ind w:left="1020" w:hanging="360"/>
      </w:pPr>
    </w:lvl>
    <w:lvl w:ilvl="1" w:tplc="1722F0A2">
      <w:start w:val="1"/>
      <w:numFmt w:val="decimal"/>
      <w:lvlText w:val="%2)"/>
      <w:lvlJc w:val="left"/>
      <w:pPr>
        <w:ind w:left="1020" w:hanging="360"/>
      </w:pPr>
    </w:lvl>
    <w:lvl w:ilvl="2" w:tplc="19AACE5E">
      <w:start w:val="1"/>
      <w:numFmt w:val="decimal"/>
      <w:lvlText w:val="%3)"/>
      <w:lvlJc w:val="left"/>
      <w:pPr>
        <w:ind w:left="1020" w:hanging="360"/>
      </w:pPr>
    </w:lvl>
    <w:lvl w:ilvl="3" w:tplc="85F457B2">
      <w:start w:val="1"/>
      <w:numFmt w:val="decimal"/>
      <w:lvlText w:val="%4)"/>
      <w:lvlJc w:val="left"/>
      <w:pPr>
        <w:ind w:left="1020" w:hanging="360"/>
      </w:pPr>
    </w:lvl>
    <w:lvl w:ilvl="4" w:tplc="AF64253C">
      <w:start w:val="1"/>
      <w:numFmt w:val="decimal"/>
      <w:lvlText w:val="%5)"/>
      <w:lvlJc w:val="left"/>
      <w:pPr>
        <w:ind w:left="1020" w:hanging="360"/>
      </w:pPr>
    </w:lvl>
    <w:lvl w:ilvl="5" w:tplc="BCB4FDA6">
      <w:start w:val="1"/>
      <w:numFmt w:val="decimal"/>
      <w:lvlText w:val="%6)"/>
      <w:lvlJc w:val="left"/>
      <w:pPr>
        <w:ind w:left="1020" w:hanging="360"/>
      </w:pPr>
    </w:lvl>
    <w:lvl w:ilvl="6" w:tplc="81FC175A">
      <w:start w:val="1"/>
      <w:numFmt w:val="decimal"/>
      <w:lvlText w:val="%7)"/>
      <w:lvlJc w:val="left"/>
      <w:pPr>
        <w:ind w:left="1020" w:hanging="360"/>
      </w:pPr>
    </w:lvl>
    <w:lvl w:ilvl="7" w:tplc="4712E40E">
      <w:start w:val="1"/>
      <w:numFmt w:val="decimal"/>
      <w:lvlText w:val="%8)"/>
      <w:lvlJc w:val="left"/>
      <w:pPr>
        <w:ind w:left="1020" w:hanging="360"/>
      </w:pPr>
    </w:lvl>
    <w:lvl w:ilvl="8" w:tplc="B32E788C">
      <w:start w:val="1"/>
      <w:numFmt w:val="decimal"/>
      <w:lvlText w:val="%9)"/>
      <w:lvlJc w:val="left"/>
      <w:pPr>
        <w:ind w:left="1020" w:hanging="360"/>
      </w:pPr>
    </w:lvl>
  </w:abstractNum>
  <w:abstractNum w:abstractNumId="24" w15:restartNumberingAfterBreak="0">
    <w:nsid w:val="690B202F"/>
    <w:multiLevelType w:val="hybridMultilevel"/>
    <w:tmpl w:val="BB985A5E"/>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5" w15:restartNumberingAfterBreak="0">
    <w:nsid w:val="6B0D201D"/>
    <w:multiLevelType w:val="hybridMultilevel"/>
    <w:tmpl w:val="418AA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6A003B"/>
    <w:multiLevelType w:val="hybridMultilevel"/>
    <w:tmpl w:val="4016186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C3D1592"/>
    <w:multiLevelType w:val="hybridMultilevel"/>
    <w:tmpl w:val="34F62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FD144C0"/>
    <w:multiLevelType w:val="hybridMultilevel"/>
    <w:tmpl w:val="2D6A809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2268092">
    <w:abstractNumId w:val="0"/>
  </w:num>
  <w:num w:numId="2" w16cid:durableId="160900096">
    <w:abstractNumId w:val="6"/>
  </w:num>
  <w:num w:numId="3" w16cid:durableId="2021731386">
    <w:abstractNumId w:val="26"/>
  </w:num>
  <w:num w:numId="4" w16cid:durableId="1279993825">
    <w:abstractNumId w:val="4"/>
  </w:num>
  <w:num w:numId="5" w16cid:durableId="811871299">
    <w:abstractNumId w:val="17"/>
  </w:num>
  <w:num w:numId="6" w16cid:durableId="142623561">
    <w:abstractNumId w:val="5"/>
  </w:num>
  <w:num w:numId="7" w16cid:durableId="1988632842">
    <w:abstractNumId w:val="10"/>
  </w:num>
  <w:num w:numId="8" w16cid:durableId="542444235">
    <w:abstractNumId w:val="14"/>
  </w:num>
  <w:num w:numId="9" w16cid:durableId="1533030561">
    <w:abstractNumId w:val="22"/>
  </w:num>
  <w:num w:numId="10" w16cid:durableId="795027555">
    <w:abstractNumId w:val="12"/>
  </w:num>
  <w:num w:numId="11" w16cid:durableId="116068127">
    <w:abstractNumId w:val="21"/>
  </w:num>
  <w:num w:numId="12" w16cid:durableId="1086072530">
    <w:abstractNumId w:val="3"/>
  </w:num>
  <w:num w:numId="13" w16cid:durableId="1394162652">
    <w:abstractNumId w:val="7"/>
  </w:num>
  <w:num w:numId="14" w16cid:durableId="1362245321">
    <w:abstractNumId w:val="19"/>
  </w:num>
  <w:num w:numId="15" w16cid:durableId="41561798">
    <w:abstractNumId w:val="8"/>
  </w:num>
  <w:num w:numId="16" w16cid:durableId="10572235">
    <w:abstractNumId w:val="15"/>
  </w:num>
  <w:num w:numId="17" w16cid:durableId="99958224">
    <w:abstractNumId w:val="1"/>
  </w:num>
  <w:num w:numId="18" w16cid:durableId="70547434">
    <w:abstractNumId w:val="2"/>
  </w:num>
  <w:num w:numId="19" w16cid:durableId="1774592159">
    <w:abstractNumId w:val="27"/>
  </w:num>
  <w:num w:numId="20" w16cid:durableId="695084928">
    <w:abstractNumId w:val="28"/>
  </w:num>
  <w:num w:numId="21" w16cid:durableId="851795841">
    <w:abstractNumId w:val="13"/>
  </w:num>
  <w:num w:numId="22" w16cid:durableId="549609539">
    <w:abstractNumId w:val="16"/>
  </w:num>
  <w:num w:numId="23" w16cid:durableId="52195217">
    <w:abstractNumId w:val="25"/>
  </w:num>
  <w:num w:numId="24" w16cid:durableId="192114018">
    <w:abstractNumId w:val="9"/>
  </w:num>
  <w:num w:numId="25" w16cid:durableId="359205127">
    <w:abstractNumId w:val="11"/>
  </w:num>
  <w:num w:numId="26" w16cid:durableId="434516000">
    <w:abstractNumId w:val="24"/>
  </w:num>
  <w:num w:numId="27" w16cid:durableId="1146242104">
    <w:abstractNumId w:val="20"/>
  </w:num>
  <w:num w:numId="28" w16cid:durableId="373386476">
    <w:abstractNumId w:val="18"/>
  </w:num>
  <w:num w:numId="29" w16cid:durableId="321473993">
    <w:abstractNumId w:val="23"/>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phira Rekker">
    <w15:presenceInfo w15:providerId="AD" w15:userId="S::uqsrekke@uq.edu.au::a0c5dfbb-cf8a-4797-848f-e64a777ff5d9"/>
  </w15:person>
  <w15:person w15:author="David Kampmann">
    <w15:presenceInfo w15:providerId="AD" w15:userId="S::smit0152@ox.ac.uk::cc9a7001-c66d-4688-843b-984357ea80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195"/>
    <w:rsid w:val="0000021B"/>
    <w:rsid w:val="000003E5"/>
    <w:rsid w:val="000007AC"/>
    <w:rsid w:val="00000834"/>
    <w:rsid w:val="00000DFB"/>
    <w:rsid w:val="0000137B"/>
    <w:rsid w:val="000015C3"/>
    <w:rsid w:val="000016B7"/>
    <w:rsid w:val="000021D3"/>
    <w:rsid w:val="000028B9"/>
    <w:rsid w:val="00002CCB"/>
    <w:rsid w:val="00002DA1"/>
    <w:rsid w:val="000031A7"/>
    <w:rsid w:val="000031F3"/>
    <w:rsid w:val="00003225"/>
    <w:rsid w:val="000034F3"/>
    <w:rsid w:val="00003545"/>
    <w:rsid w:val="00003C3D"/>
    <w:rsid w:val="0000420C"/>
    <w:rsid w:val="00004F15"/>
    <w:rsid w:val="000051F8"/>
    <w:rsid w:val="00007364"/>
    <w:rsid w:val="00010017"/>
    <w:rsid w:val="00010790"/>
    <w:rsid w:val="000108BD"/>
    <w:rsid w:val="000111EB"/>
    <w:rsid w:val="00011C6D"/>
    <w:rsid w:val="00011EC9"/>
    <w:rsid w:val="00011F31"/>
    <w:rsid w:val="000127F1"/>
    <w:rsid w:val="00012A7E"/>
    <w:rsid w:val="00012F5A"/>
    <w:rsid w:val="0001314B"/>
    <w:rsid w:val="000134D2"/>
    <w:rsid w:val="000138C9"/>
    <w:rsid w:val="00013AD0"/>
    <w:rsid w:val="00013BE7"/>
    <w:rsid w:val="00014236"/>
    <w:rsid w:val="00014348"/>
    <w:rsid w:val="00015045"/>
    <w:rsid w:val="000154BF"/>
    <w:rsid w:val="00016479"/>
    <w:rsid w:val="0001662E"/>
    <w:rsid w:val="000167E3"/>
    <w:rsid w:val="00016F42"/>
    <w:rsid w:val="00017577"/>
    <w:rsid w:val="0002054E"/>
    <w:rsid w:val="00020816"/>
    <w:rsid w:val="0002110A"/>
    <w:rsid w:val="000213BC"/>
    <w:rsid w:val="0002183D"/>
    <w:rsid w:val="00021A48"/>
    <w:rsid w:val="00022BEE"/>
    <w:rsid w:val="00023328"/>
    <w:rsid w:val="00024342"/>
    <w:rsid w:val="000246BF"/>
    <w:rsid w:val="0002470F"/>
    <w:rsid w:val="000249F2"/>
    <w:rsid w:val="00024D2B"/>
    <w:rsid w:val="00025A0E"/>
    <w:rsid w:val="00025BF1"/>
    <w:rsid w:val="00025F63"/>
    <w:rsid w:val="000261E6"/>
    <w:rsid w:val="000262A5"/>
    <w:rsid w:val="000263FF"/>
    <w:rsid w:val="00026901"/>
    <w:rsid w:val="00026F5E"/>
    <w:rsid w:val="0002789A"/>
    <w:rsid w:val="00030AA4"/>
    <w:rsid w:val="00030E1D"/>
    <w:rsid w:val="000310C0"/>
    <w:rsid w:val="00031D46"/>
    <w:rsid w:val="000326E2"/>
    <w:rsid w:val="00033673"/>
    <w:rsid w:val="000336AF"/>
    <w:rsid w:val="00033BA5"/>
    <w:rsid w:val="00034BCE"/>
    <w:rsid w:val="00035A95"/>
    <w:rsid w:val="00035B76"/>
    <w:rsid w:val="000367B5"/>
    <w:rsid w:val="0003773B"/>
    <w:rsid w:val="00037AB2"/>
    <w:rsid w:val="000409F3"/>
    <w:rsid w:val="00040A6D"/>
    <w:rsid w:val="000413AC"/>
    <w:rsid w:val="000413FC"/>
    <w:rsid w:val="00041742"/>
    <w:rsid w:val="00041E50"/>
    <w:rsid w:val="000426A0"/>
    <w:rsid w:val="0004301D"/>
    <w:rsid w:val="0004381B"/>
    <w:rsid w:val="00043D39"/>
    <w:rsid w:val="00044DF6"/>
    <w:rsid w:val="00046608"/>
    <w:rsid w:val="00046655"/>
    <w:rsid w:val="00046D5E"/>
    <w:rsid w:val="00046F50"/>
    <w:rsid w:val="000500EB"/>
    <w:rsid w:val="000501D6"/>
    <w:rsid w:val="00050898"/>
    <w:rsid w:val="000511E1"/>
    <w:rsid w:val="00051E75"/>
    <w:rsid w:val="00052B03"/>
    <w:rsid w:val="00052E63"/>
    <w:rsid w:val="00053AEF"/>
    <w:rsid w:val="00054DEB"/>
    <w:rsid w:val="00054E14"/>
    <w:rsid w:val="000552ED"/>
    <w:rsid w:val="00055695"/>
    <w:rsid w:val="000557B6"/>
    <w:rsid w:val="000559B9"/>
    <w:rsid w:val="000560FC"/>
    <w:rsid w:val="00056462"/>
    <w:rsid w:val="00057ADF"/>
    <w:rsid w:val="00057C26"/>
    <w:rsid w:val="0006057E"/>
    <w:rsid w:val="00061378"/>
    <w:rsid w:val="000627EF"/>
    <w:rsid w:val="000629E7"/>
    <w:rsid w:val="000633F1"/>
    <w:rsid w:val="000637C3"/>
    <w:rsid w:val="00063B48"/>
    <w:rsid w:val="000642FD"/>
    <w:rsid w:val="00064617"/>
    <w:rsid w:val="000649DB"/>
    <w:rsid w:val="00064F7E"/>
    <w:rsid w:val="00065310"/>
    <w:rsid w:val="00065505"/>
    <w:rsid w:val="00065DAD"/>
    <w:rsid w:val="00066164"/>
    <w:rsid w:val="00066A7C"/>
    <w:rsid w:val="00066FD9"/>
    <w:rsid w:val="000679FF"/>
    <w:rsid w:val="00070469"/>
    <w:rsid w:val="00070728"/>
    <w:rsid w:val="00071204"/>
    <w:rsid w:val="00071761"/>
    <w:rsid w:val="00071A3A"/>
    <w:rsid w:val="00071C6E"/>
    <w:rsid w:val="00071ED0"/>
    <w:rsid w:val="000721C3"/>
    <w:rsid w:val="000743CF"/>
    <w:rsid w:val="000744AE"/>
    <w:rsid w:val="00074533"/>
    <w:rsid w:val="00074AF3"/>
    <w:rsid w:val="00074B9B"/>
    <w:rsid w:val="00075443"/>
    <w:rsid w:val="000760BC"/>
    <w:rsid w:val="00076353"/>
    <w:rsid w:val="00076788"/>
    <w:rsid w:val="000768EE"/>
    <w:rsid w:val="00076FA3"/>
    <w:rsid w:val="00077A39"/>
    <w:rsid w:val="00077C47"/>
    <w:rsid w:val="0008010F"/>
    <w:rsid w:val="000803C2"/>
    <w:rsid w:val="0008045A"/>
    <w:rsid w:val="000813D5"/>
    <w:rsid w:val="000817B3"/>
    <w:rsid w:val="00081D07"/>
    <w:rsid w:val="00081EE5"/>
    <w:rsid w:val="00082868"/>
    <w:rsid w:val="00082A00"/>
    <w:rsid w:val="00083C92"/>
    <w:rsid w:val="0008416D"/>
    <w:rsid w:val="00085B18"/>
    <w:rsid w:val="00086B05"/>
    <w:rsid w:val="000872D4"/>
    <w:rsid w:val="000874DC"/>
    <w:rsid w:val="00090835"/>
    <w:rsid w:val="00091278"/>
    <w:rsid w:val="00091737"/>
    <w:rsid w:val="00091867"/>
    <w:rsid w:val="00091D4C"/>
    <w:rsid w:val="00092521"/>
    <w:rsid w:val="0009275A"/>
    <w:rsid w:val="00092B60"/>
    <w:rsid w:val="00092E0D"/>
    <w:rsid w:val="000930A5"/>
    <w:rsid w:val="000930B4"/>
    <w:rsid w:val="000931A4"/>
    <w:rsid w:val="0009356F"/>
    <w:rsid w:val="00094383"/>
    <w:rsid w:val="00094C68"/>
    <w:rsid w:val="00094FDA"/>
    <w:rsid w:val="0009557E"/>
    <w:rsid w:val="000956A1"/>
    <w:rsid w:val="00096143"/>
    <w:rsid w:val="00096626"/>
    <w:rsid w:val="000967DF"/>
    <w:rsid w:val="00096F03"/>
    <w:rsid w:val="00097010"/>
    <w:rsid w:val="00097FEF"/>
    <w:rsid w:val="000A0278"/>
    <w:rsid w:val="000A0530"/>
    <w:rsid w:val="000A0578"/>
    <w:rsid w:val="000A0F24"/>
    <w:rsid w:val="000A131C"/>
    <w:rsid w:val="000A1CC1"/>
    <w:rsid w:val="000A267D"/>
    <w:rsid w:val="000A275E"/>
    <w:rsid w:val="000A342D"/>
    <w:rsid w:val="000A3E73"/>
    <w:rsid w:val="000A4C6B"/>
    <w:rsid w:val="000A6788"/>
    <w:rsid w:val="000A739B"/>
    <w:rsid w:val="000A7A50"/>
    <w:rsid w:val="000A7F86"/>
    <w:rsid w:val="000B02DF"/>
    <w:rsid w:val="000B1BBF"/>
    <w:rsid w:val="000B1F34"/>
    <w:rsid w:val="000B26DC"/>
    <w:rsid w:val="000B2926"/>
    <w:rsid w:val="000B3A2C"/>
    <w:rsid w:val="000B43E8"/>
    <w:rsid w:val="000B461D"/>
    <w:rsid w:val="000B5B56"/>
    <w:rsid w:val="000B5C90"/>
    <w:rsid w:val="000B608F"/>
    <w:rsid w:val="000B6838"/>
    <w:rsid w:val="000B6A2D"/>
    <w:rsid w:val="000B6D31"/>
    <w:rsid w:val="000B7549"/>
    <w:rsid w:val="000B7623"/>
    <w:rsid w:val="000B7905"/>
    <w:rsid w:val="000B7EF9"/>
    <w:rsid w:val="000C21E1"/>
    <w:rsid w:val="000C2236"/>
    <w:rsid w:val="000C29C6"/>
    <w:rsid w:val="000C333D"/>
    <w:rsid w:val="000C3488"/>
    <w:rsid w:val="000C43E1"/>
    <w:rsid w:val="000C4C6F"/>
    <w:rsid w:val="000C546E"/>
    <w:rsid w:val="000C5677"/>
    <w:rsid w:val="000C56E7"/>
    <w:rsid w:val="000C5783"/>
    <w:rsid w:val="000C625B"/>
    <w:rsid w:val="000C6E7B"/>
    <w:rsid w:val="000C7538"/>
    <w:rsid w:val="000C7CB7"/>
    <w:rsid w:val="000D0509"/>
    <w:rsid w:val="000D13E5"/>
    <w:rsid w:val="000D1FF4"/>
    <w:rsid w:val="000D2304"/>
    <w:rsid w:val="000D247C"/>
    <w:rsid w:val="000D2611"/>
    <w:rsid w:val="000D2884"/>
    <w:rsid w:val="000D3768"/>
    <w:rsid w:val="000D3D69"/>
    <w:rsid w:val="000D3E8D"/>
    <w:rsid w:val="000D4519"/>
    <w:rsid w:val="000D4569"/>
    <w:rsid w:val="000D4B3D"/>
    <w:rsid w:val="000D51E7"/>
    <w:rsid w:val="000D566E"/>
    <w:rsid w:val="000D5D5E"/>
    <w:rsid w:val="000D6157"/>
    <w:rsid w:val="000D624A"/>
    <w:rsid w:val="000D6426"/>
    <w:rsid w:val="000D6E54"/>
    <w:rsid w:val="000D70B2"/>
    <w:rsid w:val="000D7ACC"/>
    <w:rsid w:val="000E064D"/>
    <w:rsid w:val="000E0D7B"/>
    <w:rsid w:val="000E0F26"/>
    <w:rsid w:val="000E152F"/>
    <w:rsid w:val="000E1FF8"/>
    <w:rsid w:val="000E251C"/>
    <w:rsid w:val="000E2BE3"/>
    <w:rsid w:val="000E2DE1"/>
    <w:rsid w:val="000E3C40"/>
    <w:rsid w:val="000E3CFA"/>
    <w:rsid w:val="000E49DE"/>
    <w:rsid w:val="000E5811"/>
    <w:rsid w:val="000E6384"/>
    <w:rsid w:val="000E650C"/>
    <w:rsid w:val="000E6DD2"/>
    <w:rsid w:val="000E7E11"/>
    <w:rsid w:val="000F00DF"/>
    <w:rsid w:val="000F01F0"/>
    <w:rsid w:val="000F0CF2"/>
    <w:rsid w:val="000F28EC"/>
    <w:rsid w:val="000F2A38"/>
    <w:rsid w:val="000F3133"/>
    <w:rsid w:val="000F366B"/>
    <w:rsid w:val="000F48C0"/>
    <w:rsid w:val="000F5BD7"/>
    <w:rsid w:val="000F5F5F"/>
    <w:rsid w:val="000F5FA8"/>
    <w:rsid w:val="000F6479"/>
    <w:rsid w:val="000F680D"/>
    <w:rsid w:val="000F6877"/>
    <w:rsid w:val="000F6A5B"/>
    <w:rsid w:val="000F731B"/>
    <w:rsid w:val="000F7425"/>
    <w:rsid w:val="000F7638"/>
    <w:rsid w:val="00100317"/>
    <w:rsid w:val="00100677"/>
    <w:rsid w:val="00100B6B"/>
    <w:rsid w:val="0010108A"/>
    <w:rsid w:val="0010134B"/>
    <w:rsid w:val="00101575"/>
    <w:rsid w:val="0010200D"/>
    <w:rsid w:val="001029F7"/>
    <w:rsid w:val="0010321A"/>
    <w:rsid w:val="00104376"/>
    <w:rsid w:val="00104402"/>
    <w:rsid w:val="00104A12"/>
    <w:rsid w:val="00104ABC"/>
    <w:rsid w:val="00104C23"/>
    <w:rsid w:val="00106D9A"/>
    <w:rsid w:val="00106E2C"/>
    <w:rsid w:val="001077BE"/>
    <w:rsid w:val="0010798F"/>
    <w:rsid w:val="00107F8F"/>
    <w:rsid w:val="0011086F"/>
    <w:rsid w:val="00111569"/>
    <w:rsid w:val="00111A6F"/>
    <w:rsid w:val="00111FA2"/>
    <w:rsid w:val="00112141"/>
    <w:rsid w:val="00112281"/>
    <w:rsid w:val="001122F6"/>
    <w:rsid w:val="001123B1"/>
    <w:rsid w:val="00112465"/>
    <w:rsid w:val="00112533"/>
    <w:rsid w:val="001125AD"/>
    <w:rsid w:val="00112992"/>
    <w:rsid w:val="001129B0"/>
    <w:rsid w:val="0011426C"/>
    <w:rsid w:val="0011428F"/>
    <w:rsid w:val="00115180"/>
    <w:rsid w:val="00115386"/>
    <w:rsid w:val="001158A8"/>
    <w:rsid w:val="00115C1C"/>
    <w:rsid w:val="00116170"/>
    <w:rsid w:val="00116683"/>
    <w:rsid w:val="001166E2"/>
    <w:rsid w:val="001167C3"/>
    <w:rsid w:val="001168BB"/>
    <w:rsid w:val="00116920"/>
    <w:rsid w:val="00117A79"/>
    <w:rsid w:val="00117B5B"/>
    <w:rsid w:val="0012043C"/>
    <w:rsid w:val="00121052"/>
    <w:rsid w:val="0012192A"/>
    <w:rsid w:val="001219F0"/>
    <w:rsid w:val="00121C01"/>
    <w:rsid w:val="00122418"/>
    <w:rsid w:val="00122451"/>
    <w:rsid w:val="00122A04"/>
    <w:rsid w:val="00122BC7"/>
    <w:rsid w:val="00122F02"/>
    <w:rsid w:val="00123628"/>
    <w:rsid w:val="00123AAE"/>
    <w:rsid w:val="00123AF8"/>
    <w:rsid w:val="00124D6C"/>
    <w:rsid w:val="00125549"/>
    <w:rsid w:val="00125E4C"/>
    <w:rsid w:val="0012615F"/>
    <w:rsid w:val="00126F1C"/>
    <w:rsid w:val="0012776E"/>
    <w:rsid w:val="00127AB7"/>
    <w:rsid w:val="00127D89"/>
    <w:rsid w:val="00127DE3"/>
    <w:rsid w:val="00130039"/>
    <w:rsid w:val="001306EB"/>
    <w:rsid w:val="00130D1A"/>
    <w:rsid w:val="00131079"/>
    <w:rsid w:val="001315DB"/>
    <w:rsid w:val="001317CD"/>
    <w:rsid w:val="00131C69"/>
    <w:rsid w:val="00131FD2"/>
    <w:rsid w:val="00132356"/>
    <w:rsid w:val="001323C7"/>
    <w:rsid w:val="001325AA"/>
    <w:rsid w:val="00133395"/>
    <w:rsid w:val="00133D19"/>
    <w:rsid w:val="001340FB"/>
    <w:rsid w:val="001348BE"/>
    <w:rsid w:val="00134AA0"/>
    <w:rsid w:val="00134C03"/>
    <w:rsid w:val="00135A1B"/>
    <w:rsid w:val="00135EC8"/>
    <w:rsid w:val="00136205"/>
    <w:rsid w:val="001363E9"/>
    <w:rsid w:val="0013710B"/>
    <w:rsid w:val="00137E8A"/>
    <w:rsid w:val="0014069B"/>
    <w:rsid w:val="001408EC"/>
    <w:rsid w:val="0014136B"/>
    <w:rsid w:val="0014273F"/>
    <w:rsid w:val="001427BC"/>
    <w:rsid w:val="00142820"/>
    <w:rsid w:val="00142C64"/>
    <w:rsid w:val="00142C93"/>
    <w:rsid w:val="0014305A"/>
    <w:rsid w:val="00144D99"/>
    <w:rsid w:val="00144F25"/>
    <w:rsid w:val="00146240"/>
    <w:rsid w:val="001464AD"/>
    <w:rsid w:val="001474C7"/>
    <w:rsid w:val="00147678"/>
    <w:rsid w:val="001477C8"/>
    <w:rsid w:val="0015051A"/>
    <w:rsid w:val="00151000"/>
    <w:rsid w:val="0015116D"/>
    <w:rsid w:val="00151195"/>
    <w:rsid w:val="0015138D"/>
    <w:rsid w:val="00151843"/>
    <w:rsid w:val="00151AC1"/>
    <w:rsid w:val="00152599"/>
    <w:rsid w:val="001526D8"/>
    <w:rsid w:val="001528F3"/>
    <w:rsid w:val="00152CFD"/>
    <w:rsid w:val="0015328A"/>
    <w:rsid w:val="00153551"/>
    <w:rsid w:val="001538D7"/>
    <w:rsid w:val="00153D2C"/>
    <w:rsid w:val="0015420E"/>
    <w:rsid w:val="001548E4"/>
    <w:rsid w:val="00155017"/>
    <w:rsid w:val="001550BA"/>
    <w:rsid w:val="00155120"/>
    <w:rsid w:val="001551E7"/>
    <w:rsid w:val="001559F0"/>
    <w:rsid w:val="00155F92"/>
    <w:rsid w:val="001571A5"/>
    <w:rsid w:val="0015775D"/>
    <w:rsid w:val="00157A38"/>
    <w:rsid w:val="001603FF"/>
    <w:rsid w:val="00160522"/>
    <w:rsid w:val="00160658"/>
    <w:rsid w:val="00160E6B"/>
    <w:rsid w:val="001622B4"/>
    <w:rsid w:val="00162700"/>
    <w:rsid w:val="00162AB6"/>
    <w:rsid w:val="00162CC4"/>
    <w:rsid w:val="00163CE8"/>
    <w:rsid w:val="00163EE1"/>
    <w:rsid w:val="001642D2"/>
    <w:rsid w:val="001644FD"/>
    <w:rsid w:val="0016464A"/>
    <w:rsid w:val="001656FE"/>
    <w:rsid w:val="001661F1"/>
    <w:rsid w:val="00166955"/>
    <w:rsid w:val="00167AEE"/>
    <w:rsid w:val="001711FE"/>
    <w:rsid w:val="001712FE"/>
    <w:rsid w:val="0017248D"/>
    <w:rsid w:val="001740FC"/>
    <w:rsid w:val="001746C4"/>
    <w:rsid w:val="00175D41"/>
    <w:rsid w:val="0017601B"/>
    <w:rsid w:val="0017637F"/>
    <w:rsid w:val="0017656E"/>
    <w:rsid w:val="00176DF4"/>
    <w:rsid w:val="00177501"/>
    <w:rsid w:val="0017773F"/>
    <w:rsid w:val="00177A39"/>
    <w:rsid w:val="00177BCB"/>
    <w:rsid w:val="00180D43"/>
    <w:rsid w:val="00182265"/>
    <w:rsid w:val="00183723"/>
    <w:rsid w:val="00183F1A"/>
    <w:rsid w:val="00184C27"/>
    <w:rsid w:val="00184C2D"/>
    <w:rsid w:val="001852CD"/>
    <w:rsid w:val="00185354"/>
    <w:rsid w:val="0018628F"/>
    <w:rsid w:val="0018684E"/>
    <w:rsid w:val="001869E8"/>
    <w:rsid w:val="00186DAD"/>
    <w:rsid w:val="00186F80"/>
    <w:rsid w:val="00187A51"/>
    <w:rsid w:val="00187AEC"/>
    <w:rsid w:val="00187C85"/>
    <w:rsid w:val="00187CCD"/>
    <w:rsid w:val="00190115"/>
    <w:rsid w:val="001902E2"/>
    <w:rsid w:val="00191192"/>
    <w:rsid w:val="0019155A"/>
    <w:rsid w:val="00191763"/>
    <w:rsid w:val="001917EA"/>
    <w:rsid w:val="00191C59"/>
    <w:rsid w:val="00193C62"/>
    <w:rsid w:val="0019417A"/>
    <w:rsid w:val="00194A85"/>
    <w:rsid w:val="001951AF"/>
    <w:rsid w:val="0019557E"/>
    <w:rsid w:val="00195B56"/>
    <w:rsid w:val="00195CE2"/>
    <w:rsid w:val="00196390"/>
    <w:rsid w:val="00196797"/>
    <w:rsid w:val="00196951"/>
    <w:rsid w:val="00196BAB"/>
    <w:rsid w:val="001977F2"/>
    <w:rsid w:val="0019788F"/>
    <w:rsid w:val="00197DAE"/>
    <w:rsid w:val="001A0316"/>
    <w:rsid w:val="001A04F8"/>
    <w:rsid w:val="001A1224"/>
    <w:rsid w:val="001A4E22"/>
    <w:rsid w:val="001A4F5D"/>
    <w:rsid w:val="001A576F"/>
    <w:rsid w:val="001A57F7"/>
    <w:rsid w:val="001A58C0"/>
    <w:rsid w:val="001A5A5A"/>
    <w:rsid w:val="001A5EEF"/>
    <w:rsid w:val="001A5EF9"/>
    <w:rsid w:val="001A66B3"/>
    <w:rsid w:val="001A67D1"/>
    <w:rsid w:val="001A68DF"/>
    <w:rsid w:val="001A7A42"/>
    <w:rsid w:val="001A7D10"/>
    <w:rsid w:val="001B05A6"/>
    <w:rsid w:val="001B0792"/>
    <w:rsid w:val="001B0F65"/>
    <w:rsid w:val="001B204A"/>
    <w:rsid w:val="001B284D"/>
    <w:rsid w:val="001B2B69"/>
    <w:rsid w:val="001B2F61"/>
    <w:rsid w:val="001B35D4"/>
    <w:rsid w:val="001B373C"/>
    <w:rsid w:val="001B3808"/>
    <w:rsid w:val="001B39E5"/>
    <w:rsid w:val="001B49E4"/>
    <w:rsid w:val="001B4AA2"/>
    <w:rsid w:val="001B4F69"/>
    <w:rsid w:val="001B5AE9"/>
    <w:rsid w:val="001B5BD9"/>
    <w:rsid w:val="001B6510"/>
    <w:rsid w:val="001B6C06"/>
    <w:rsid w:val="001B7131"/>
    <w:rsid w:val="001B794C"/>
    <w:rsid w:val="001C2AFF"/>
    <w:rsid w:val="001C2D0E"/>
    <w:rsid w:val="001C303A"/>
    <w:rsid w:val="001C3609"/>
    <w:rsid w:val="001C4AB2"/>
    <w:rsid w:val="001C4BBE"/>
    <w:rsid w:val="001C504E"/>
    <w:rsid w:val="001C5252"/>
    <w:rsid w:val="001C5361"/>
    <w:rsid w:val="001C5E6C"/>
    <w:rsid w:val="001C6126"/>
    <w:rsid w:val="001C655C"/>
    <w:rsid w:val="001C6774"/>
    <w:rsid w:val="001C7045"/>
    <w:rsid w:val="001C71D4"/>
    <w:rsid w:val="001C7306"/>
    <w:rsid w:val="001C7604"/>
    <w:rsid w:val="001D0331"/>
    <w:rsid w:val="001D0395"/>
    <w:rsid w:val="001D0FEB"/>
    <w:rsid w:val="001D1B19"/>
    <w:rsid w:val="001D2CF8"/>
    <w:rsid w:val="001D372F"/>
    <w:rsid w:val="001D3968"/>
    <w:rsid w:val="001D4599"/>
    <w:rsid w:val="001D4A0C"/>
    <w:rsid w:val="001D4C8E"/>
    <w:rsid w:val="001D4EF8"/>
    <w:rsid w:val="001D4FCD"/>
    <w:rsid w:val="001D50C8"/>
    <w:rsid w:val="001D66FB"/>
    <w:rsid w:val="001D6880"/>
    <w:rsid w:val="001D6A1F"/>
    <w:rsid w:val="001E0057"/>
    <w:rsid w:val="001E0462"/>
    <w:rsid w:val="001E052A"/>
    <w:rsid w:val="001E09E1"/>
    <w:rsid w:val="001E0D69"/>
    <w:rsid w:val="001E1041"/>
    <w:rsid w:val="001E117C"/>
    <w:rsid w:val="001E14A5"/>
    <w:rsid w:val="001E1737"/>
    <w:rsid w:val="001E1C9D"/>
    <w:rsid w:val="001E3390"/>
    <w:rsid w:val="001E370D"/>
    <w:rsid w:val="001E40DC"/>
    <w:rsid w:val="001E4741"/>
    <w:rsid w:val="001E4D95"/>
    <w:rsid w:val="001E523D"/>
    <w:rsid w:val="001E54EC"/>
    <w:rsid w:val="001E5C88"/>
    <w:rsid w:val="001E6879"/>
    <w:rsid w:val="001E6A4D"/>
    <w:rsid w:val="001E6E09"/>
    <w:rsid w:val="001E768E"/>
    <w:rsid w:val="001E7F3F"/>
    <w:rsid w:val="001F01E2"/>
    <w:rsid w:val="001F0C77"/>
    <w:rsid w:val="001F0C8F"/>
    <w:rsid w:val="001F11E8"/>
    <w:rsid w:val="001F1F37"/>
    <w:rsid w:val="001F24B3"/>
    <w:rsid w:val="001F282D"/>
    <w:rsid w:val="001F3024"/>
    <w:rsid w:val="001F42BF"/>
    <w:rsid w:val="001F4B2E"/>
    <w:rsid w:val="001F56F8"/>
    <w:rsid w:val="001F5867"/>
    <w:rsid w:val="001F5B82"/>
    <w:rsid w:val="001F5E28"/>
    <w:rsid w:val="001F604A"/>
    <w:rsid w:val="001F665E"/>
    <w:rsid w:val="001F6A59"/>
    <w:rsid w:val="001F7489"/>
    <w:rsid w:val="001F74FA"/>
    <w:rsid w:val="001F7CD1"/>
    <w:rsid w:val="00200833"/>
    <w:rsid w:val="00200FAE"/>
    <w:rsid w:val="00201E7C"/>
    <w:rsid w:val="00203A90"/>
    <w:rsid w:val="0020405F"/>
    <w:rsid w:val="00204120"/>
    <w:rsid w:val="00204E42"/>
    <w:rsid w:val="00205CFF"/>
    <w:rsid w:val="002068C7"/>
    <w:rsid w:val="00206AAF"/>
    <w:rsid w:val="002071C8"/>
    <w:rsid w:val="002071CB"/>
    <w:rsid w:val="00207687"/>
    <w:rsid w:val="002108B3"/>
    <w:rsid w:val="00210B1F"/>
    <w:rsid w:val="00210C96"/>
    <w:rsid w:val="002112E0"/>
    <w:rsid w:val="002118CC"/>
    <w:rsid w:val="00211B3A"/>
    <w:rsid w:val="00211E30"/>
    <w:rsid w:val="0021213A"/>
    <w:rsid w:val="002128E1"/>
    <w:rsid w:val="00212AFC"/>
    <w:rsid w:val="00214040"/>
    <w:rsid w:val="00214BC4"/>
    <w:rsid w:val="00214E46"/>
    <w:rsid w:val="002151BA"/>
    <w:rsid w:val="002154F8"/>
    <w:rsid w:val="0021553B"/>
    <w:rsid w:val="00215FBA"/>
    <w:rsid w:val="00215FD7"/>
    <w:rsid w:val="00216268"/>
    <w:rsid w:val="002179FF"/>
    <w:rsid w:val="002202B1"/>
    <w:rsid w:val="00221187"/>
    <w:rsid w:val="002213B3"/>
    <w:rsid w:val="002214FC"/>
    <w:rsid w:val="0022237A"/>
    <w:rsid w:val="0022280B"/>
    <w:rsid w:val="00222B87"/>
    <w:rsid w:val="00222C09"/>
    <w:rsid w:val="00225288"/>
    <w:rsid w:val="0022578C"/>
    <w:rsid w:val="002259E0"/>
    <w:rsid w:val="00226EF6"/>
    <w:rsid w:val="00227099"/>
    <w:rsid w:val="00230A2C"/>
    <w:rsid w:val="002319B3"/>
    <w:rsid w:val="002319B4"/>
    <w:rsid w:val="00232A92"/>
    <w:rsid w:val="00232D78"/>
    <w:rsid w:val="00232E96"/>
    <w:rsid w:val="0023369C"/>
    <w:rsid w:val="0023376E"/>
    <w:rsid w:val="0023421A"/>
    <w:rsid w:val="002342CC"/>
    <w:rsid w:val="00235859"/>
    <w:rsid w:val="0023654E"/>
    <w:rsid w:val="00236DF2"/>
    <w:rsid w:val="00237067"/>
    <w:rsid w:val="00237323"/>
    <w:rsid w:val="0023793E"/>
    <w:rsid w:val="00237ACD"/>
    <w:rsid w:val="00241011"/>
    <w:rsid w:val="002414DC"/>
    <w:rsid w:val="00241D42"/>
    <w:rsid w:val="00242670"/>
    <w:rsid w:val="00242B6B"/>
    <w:rsid w:val="002432CF"/>
    <w:rsid w:val="00243DD6"/>
    <w:rsid w:val="002444A3"/>
    <w:rsid w:val="002444BD"/>
    <w:rsid w:val="00245014"/>
    <w:rsid w:val="0024616B"/>
    <w:rsid w:val="00246BCC"/>
    <w:rsid w:val="00247EF8"/>
    <w:rsid w:val="00250448"/>
    <w:rsid w:val="002504EC"/>
    <w:rsid w:val="0025101E"/>
    <w:rsid w:val="00251333"/>
    <w:rsid w:val="00251343"/>
    <w:rsid w:val="0025369F"/>
    <w:rsid w:val="00253D11"/>
    <w:rsid w:val="00253FF6"/>
    <w:rsid w:val="002543AE"/>
    <w:rsid w:val="00254757"/>
    <w:rsid w:val="00254CC8"/>
    <w:rsid w:val="00254E75"/>
    <w:rsid w:val="002553F5"/>
    <w:rsid w:val="00255583"/>
    <w:rsid w:val="002555F8"/>
    <w:rsid w:val="002557EA"/>
    <w:rsid w:val="002557F2"/>
    <w:rsid w:val="00256099"/>
    <w:rsid w:val="00256F24"/>
    <w:rsid w:val="0025763B"/>
    <w:rsid w:val="002576F9"/>
    <w:rsid w:val="00257DCD"/>
    <w:rsid w:val="00257F79"/>
    <w:rsid w:val="00257F9F"/>
    <w:rsid w:val="002602C3"/>
    <w:rsid w:val="00260E43"/>
    <w:rsid w:val="00261687"/>
    <w:rsid w:val="00261FA9"/>
    <w:rsid w:val="002639A2"/>
    <w:rsid w:val="00263ABE"/>
    <w:rsid w:val="0026453C"/>
    <w:rsid w:val="002648FB"/>
    <w:rsid w:val="00264923"/>
    <w:rsid w:val="0026518F"/>
    <w:rsid w:val="0026529B"/>
    <w:rsid w:val="002659C8"/>
    <w:rsid w:val="00265AAD"/>
    <w:rsid w:val="00265CF2"/>
    <w:rsid w:val="002661E8"/>
    <w:rsid w:val="00266B10"/>
    <w:rsid w:val="00266EBE"/>
    <w:rsid w:val="0026716B"/>
    <w:rsid w:val="0026765B"/>
    <w:rsid w:val="00270245"/>
    <w:rsid w:val="0027032F"/>
    <w:rsid w:val="00270429"/>
    <w:rsid w:val="002710B8"/>
    <w:rsid w:val="002714EC"/>
    <w:rsid w:val="00271BE1"/>
    <w:rsid w:val="00271EA3"/>
    <w:rsid w:val="002731E0"/>
    <w:rsid w:val="00274299"/>
    <w:rsid w:val="002746BD"/>
    <w:rsid w:val="00274D77"/>
    <w:rsid w:val="002756F2"/>
    <w:rsid w:val="0027613A"/>
    <w:rsid w:val="00276609"/>
    <w:rsid w:val="00276AAC"/>
    <w:rsid w:val="00276C13"/>
    <w:rsid w:val="00277242"/>
    <w:rsid w:val="0027752F"/>
    <w:rsid w:val="00277612"/>
    <w:rsid w:val="0027765A"/>
    <w:rsid w:val="002779F3"/>
    <w:rsid w:val="00277C63"/>
    <w:rsid w:val="00280C0C"/>
    <w:rsid w:val="00280D9D"/>
    <w:rsid w:val="00281A22"/>
    <w:rsid w:val="00281FDA"/>
    <w:rsid w:val="00282543"/>
    <w:rsid w:val="00282BE5"/>
    <w:rsid w:val="00282C7A"/>
    <w:rsid w:val="00283803"/>
    <w:rsid w:val="00283F02"/>
    <w:rsid w:val="0028459F"/>
    <w:rsid w:val="0028486E"/>
    <w:rsid w:val="002857FC"/>
    <w:rsid w:val="00286487"/>
    <w:rsid w:val="00286792"/>
    <w:rsid w:val="00286851"/>
    <w:rsid w:val="00286B4B"/>
    <w:rsid w:val="00286F58"/>
    <w:rsid w:val="00287724"/>
    <w:rsid w:val="00287F13"/>
    <w:rsid w:val="00287FCD"/>
    <w:rsid w:val="00290462"/>
    <w:rsid w:val="00290784"/>
    <w:rsid w:val="00290F56"/>
    <w:rsid w:val="002912D1"/>
    <w:rsid w:val="0029136C"/>
    <w:rsid w:val="00291BCE"/>
    <w:rsid w:val="00292953"/>
    <w:rsid w:val="00292959"/>
    <w:rsid w:val="0029419C"/>
    <w:rsid w:val="0029430B"/>
    <w:rsid w:val="0029549E"/>
    <w:rsid w:val="00295AE3"/>
    <w:rsid w:val="00295D35"/>
    <w:rsid w:val="00296008"/>
    <w:rsid w:val="00296056"/>
    <w:rsid w:val="0029679C"/>
    <w:rsid w:val="00297399"/>
    <w:rsid w:val="002977CD"/>
    <w:rsid w:val="00297DC6"/>
    <w:rsid w:val="002A00F9"/>
    <w:rsid w:val="002A02EC"/>
    <w:rsid w:val="002A0362"/>
    <w:rsid w:val="002A0636"/>
    <w:rsid w:val="002A0CCF"/>
    <w:rsid w:val="002A128E"/>
    <w:rsid w:val="002A1312"/>
    <w:rsid w:val="002A1627"/>
    <w:rsid w:val="002A2011"/>
    <w:rsid w:val="002A203C"/>
    <w:rsid w:val="002A2E86"/>
    <w:rsid w:val="002A30AB"/>
    <w:rsid w:val="002A3585"/>
    <w:rsid w:val="002A4EF9"/>
    <w:rsid w:val="002A6693"/>
    <w:rsid w:val="002A6D61"/>
    <w:rsid w:val="002A7073"/>
    <w:rsid w:val="002A77E6"/>
    <w:rsid w:val="002A786D"/>
    <w:rsid w:val="002A7B1A"/>
    <w:rsid w:val="002B045F"/>
    <w:rsid w:val="002B057C"/>
    <w:rsid w:val="002B0895"/>
    <w:rsid w:val="002B0B33"/>
    <w:rsid w:val="002B0D92"/>
    <w:rsid w:val="002B0DF1"/>
    <w:rsid w:val="002B1D07"/>
    <w:rsid w:val="002B2760"/>
    <w:rsid w:val="002B2AE7"/>
    <w:rsid w:val="002B2DFD"/>
    <w:rsid w:val="002B37EB"/>
    <w:rsid w:val="002B39A0"/>
    <w:rsid w:val="002B4889"/>
    <w:rsid w:val="002B4D73"/>
    <w:rsid w:val="002B543A"/>
    <w:rsid w:val="002B5568"/>
    <w:rsid w:val="002B6214"/>
    <w:rsid w:val="002B6EC0"/>
    <w:rsid w:val="002B6F25"/>
    <w:rsid w:val="002B74CC"/>
    <w:rsid w:val="002B76A1"/>
    <w:rsid w:val="002B78AB"/>
    <w:rsid w:val="002C00DB"/>
    <w:rsid w:val="002C0CA3"/>
    <w:rsid w:val="002C0F67"/>
    <w:rsid w:val="002C1039"/>
    <w:rsid w:val="002C1C95"/>
    <w:rsid w:val="002C1E18"/>
    <w:rsid w:val="002C23CC"/>
    <w:rsid w:val="002C25B7"/>
    <w:rsid w:val="002C37BE"/>
    <w:rsid w:val="002C4CB9"/>
    <w:rsid w:val="002C5070"/>
    <w:rsid w:val="002C5A67"/>
    <w:rsid w:val="002C5B67"/>
    <w:rsid w:val="002C5D5D"/>
    <w:rsid w:val="002C64D4"/>
    <w:rsid w:val="002C784E"/>
    <w:rsid w:val="002C7D37"/>
    <w:rsid w:val="002C7E49"/>
    <w:rsid w:val="002D02A8"/>
    <w:rsid w:val="002D1140"/>
    <w:rsid w:val="002D12AA"/>
    <w:rsid w:val="002D1542"/>
    <w:rsid w:val="002D2CA0"/>
    <w:rsid w:val="002D3314"/>
    <w:rsid w:val="002D4A51"/>
    <w:rsid w:val="002D4B30"/>
    <w:rsid w:val="002D4F23"/>
    <w:rsid w:val="002D5111"/>
    <w:rsid w:val="002D524E"/>
    <w:rsid w:val="002D5290"/>
    <w:rsid w:val="002D5D62"/>
    <w:rsid w:val="002D5D6A"/>
    <w:rsid w:val="002D69DD"/>
    <w:rsid w:val="002D6D68"/>
    <w:rsid w:val="002D7A63"/>
    <w:rsid w:val="002D7D84"/>
    <w:rsid w:val="002E074B"/>
    <w:rsid w:val="002E08CD"/>
    <w:rsid w:val="002E1304"/>
    <w:rsid w:val="002E179B"/>
    <w:rsid w:val="002E1818"/>
    <w:rsid w:val="002E1B4E"/>
    <w:rsid w:val="002E1BA5"/>
    <w:rsid w:val="002E1E01"/>
    <w:rsid w:val="002E1E28"/>
    <w:rsid w:val="002E2326"/>
    <w:rsid w:val="002E25B1"/>
    <w:rsid w:val="002E2C7F"/>
    <w:rsid w:val="002E303A"/>
    <w:rsid w:val="002E31FD"/>
    <w:rsid w:val="002E40A6"/>
    <w:rsid w:val="002E49A0"/>
    <w:rsid w:val="002E5BA2"/>
    <w:rsid w:val="002E68B1"/>
    <w:rsid w:val="002E6A98"/>
    <w:rsid w:val="002E7075"/>
    <w:rsid w:val="002E79D2"/>
    <w:rsid w:val="002F02BF"/>
    <w:rsid w:val="002F0722"/>
    <w:rsid w:val="002F0EB0"/>
    <w:rsid w:val="002F12E2"/>
    <w:rsid w:val="002F14EF"/>
    <w:rsid w:val="002F152E"/>
    <w:rsid w:val="002F1869"/>
    <w:rsid w:val="002F19C1"/>
    <w:rsid w:val="002F1B88"/>
    <w:rsid w:val="002F2109"/>
    <w:rsid w:val="002F2185"/>
    <w:rsid w:val="002F3BDC"/>
    <w:rsid w:val="002F3BF5"/>
    <w:rsid w:val="002F3FF2"/>
    <w:rsid w:val="002F42C3"/>
    <w:rsid w:val="002F48B1"/>
    <w:rsid w:val="002F50F6"/>
    <w:rsid w:val="002F5AB3"/>
    <w:rsid w:val="002F60FD"/>
    <w:rsid w:val="002F68A3"/>
    <w:rsid w:val="002F6A3F"/>
    <w:rsid w:val="002F70AA"/>
    <w:rsid w:val="002F72AB"/>
    <w:rsid w:val="002F79EE"/>
    <w:rsid w:val="00300024"/>
    <w:rsid w:val="0030004F"/>
    <w:rsid w:val="00300051"/>
    <w:rsid w:val="0030030A"/>
    <w:rsid w:val="003003A6"/>
    <w:rsid w:val="00300A1C"/>
    <w:rsid w:val="00300B0A"/>
    <w:rsid w:val="00300E68"/>
    <w:rsid w:val="00300F1E"/>
    <w:rsid w:val="003016F6"/>
    <w:rsid w:val="0030175A"/>
    <w:rsid w:val="0030194E"/>
    <w:rsid w:val="00301E0A"/>
    <w:rsid w:val="003021FB"/>
    <w:rsid w:val="00302DD3"/>
    <w:rsid w:val="00302FFE"/>
    <w:rsid w:val="003032DF"/>
    <w:rsid w:val="003033AA"/>
    <w:rsid w:val="00303A23"/>
    <w:rsid w:val="003044AD"/>
    <w:rsid w:val="00305289"/>
    <w:rsid w:val="003052F5"/>
    <w:rsid w:val="003054D4"/>
    <w:rsid w:val="0030561B"/>
    <w:rsid w:val="00305836"/>
    <w:rsid w:val="003060C6"/>
    <w:rsid w:val="00306A6F"/>
    <w:rsid w:val="003072AF"/>
    <w:rsid w:val="00307551"/>
    <w:rsid w:val="00307E5E"/>
    <w:rsid w:val="00310B8D"/>
    <w:rsid w:val="0031112E"/>
    <w:rsid w:val="0031179B"/>
    <w:rsid w:val="00311D58"/>
    <w:rsid w:val="00311DB2"/>
    <w:rsid w:val="0031221F"/>
    <w:rsid w:val="0031266B"/>
    <w:rsid w:val="00312E66"/>
    <w:rsid w:val="0031337C"/>
    <w:rsid w:val="00314AFA"/>
    <w:rsid w:val="00315B7A"/>
    <w:rsid w:val="003164D3"/>
    <w:rsid w:val="00316615"/>
    <w:rsid w:val="0031693D"/>
    <w:rsid w:val="003175AB"/>
    <w:rsid w:val="00317C1C"/>
    <w:rsid w:val="00317E50"/>
    <w:rsid w:val="0032103B"/>
    <w:rsid w:val="00321F90"/>
    <w:rsid w:val="00322046"/>
    <w:rsid w:val="00322813"/>
    <w:rsid w:val="00323176"/>
    <w:rsid w:val="00323A37"/>
    <w:rsid w:val="0032465D"/>
    <w:rsid w:val="003249A7"/>
    <w:rsid w:val="00324D4F"/>
    <w:rsid w:val="00324FC2"/>
    <w:rsid w:val="00325280"/>
    <w:rsid w:val="003255F8"/>
    <w:rsid w:val="0032620F"/>
    <w:rsid w:val="00326340"/>
    <w:rsid w:val="00326A8F"/>
    <w:rsid w:val="00326DAA"/>
    <w:rsid w:val="00327A31"/>
    <w:rsid w:val="00327EF9"/>
    <w:rsid w:val="00327FCE"/>
    <w:rsid w:val="00330CAF"/>
    <w:rsid w:val="00330F38"/>
    <w:rsid w:val="003316DD"/>
    <w:rsid w:val="00331C78"/>
    <w:rsid w:val="00331CD6"/>
    <w:rsid w:val="00331E5B"/>
    <w:rsid w:val="003320E8"/>
    <w:rsid w:val="00332C88"/>
    <w:rsid w:val="00332E2B"/>
    <w:rsid w:val="00332ECC"/>
    <w:rsid w:val="00334515"/>
    <w:rsid w:val="00334607"/>
    <w:rsid w:val="00334D60"/>
    <w:rsid w:val="0033519C"/>
    <w:rsid w:val="00335351"/>
    <w:rsid w:val="00335714"/>
    <w:rsid w:val="0033664E"/>
    <w:rsid w:val="00336756"/>
    <w:rsid w:val="003376D9"/>
    <w:rsid w:val="003404EF"/>
    <w:rsid w:val="00340607"/>
    <w:rsid w:val="0034101B"/>
    <w:rsid w:val="0034196F"/>
    <w:rsid w:val="003423A0"/>
    <w:rsid w:val="00342CA3"/>
    <w:rsid w:val="003446EE"/>
    <w:rsid w:val="00344A38"/>
    <w:rsid w:val="00345156"/>
    <w:rsid w:val="00345171"/>
    <w:rsid w:val="00345439"/>
    <w:rsid w:val="003457B4"/>
    <w:rsid w:val="00346053"/>
    <w:rsid w:val="0034657D"/>
    <w:rsid w:val="00346BEB"/>
    <w:rsid w:val="00346F1B"/>
    <w:rsid w:val="00346F36"/>
    <w:rsid w:val="0035003F"/>
    <w:rsid w:val="00350071"/>
    <w:rsid w:val="00350ADD"/>
    <w:rsid w:val="00351569"/>
    <w:rsid w:val="00352CC0"/>
    <w:rsid w:val="00352F2A"/>
    <w:rsid w:val="0035316C"/>
    <w:rsid w:val="00353844"/>
    <w:rsid w:val="003540C7"/>
    <w:rsid w:val="003545E5"/>
    <w:rsid w:val="00355775"/>
    <w:rsid w:val="00355911"/>
    <w:rsid w:val="00355A77"/>
    <w:rsid w:val="00355B83"/>
    <w:rsid w:val="00355E73"/>
    <w:rsid w:val="0035600A"/>
    <w:rsid w:val="00356179"/>
    <w:rsid w:val="003564F1"/>
    <w:rsid w:val="0035664A"/>
    <w:rsid w:val="003567AE"/>
    <w:rsid w:val="00356881"/>
    <w:rsid w:val="00356B64"/>
    <w:rsid w:val="003573F6"/>
    <w:rsid w:val="0036034B"/>
    <w:rsid w:val="0036069D"/>
    <w:rsid w:val="00360DE4"/>
    <w:rsid w:val="00360E8A"/>
    <w:rsid w:val="00361946"/>
    <w:rsid w:val="00361CDA"/>
    <w:rsid w:val="00362543"/>
    <w:rsid w:val="003626AF"/>
    <w:rsid w:val="00362C50"/>
    <w:rsid w:val="00362C6D"/>
    <w:rsid w:val="00362D47"/>
    <w:rsid w:val="00362FDA"/>
    <w:rsid w:val="00363478"/>
    <w:rsid w:val="00363ED4"/>
    <w:rsid w:val="00365378"/>
    <w:rsid w:val="0036590C"/>
    <w:rsid w:val="00365BB3"/>
    <w:rsid w:val="003667C4"/>
    <w:rsid w:val="00366E35"/>
    <w:rsid w:val="00370364"/>
    <w:rsid w:val="00370759"/>
    <w:rsid w:val="003709C1"/>
    <w:rsid w:val="003713DC"/>
    <w:rsid w:val="00372013"/>
    <w:rsid w:val="0037227F"/>
    <w:rsid w:val="0037267C"/>
    <w:rsid w:val="0037276B"/>
    <w:rsid w:val="00372FC3"/>
    <w:rsid w:val="003731A0"/>
    <w:rsid w:val="0037394E"/>
    <w:rsid w:val="00373DD2"/>
    <w:rsid w:val="00373E1C"/>
    <w:rsid w:val="00373F37"/>
    <w:rsid w:val="003740B6"/>
    <w:rsid w:val="00374192"/>
    <w:rsid w:val="0037537D"/>
    <w:rsid w:val="00376951"/>
    <w:rsid w:val="003803C8"/>
    <w:rsid w:val="00381222"/>
    <w:rsid w:val="003816F1"/>
    <w:rsid w:val="00381913"/>
    <w:rsid w:val="00381C3A"/>
    <w:rsid w:val="00382333"/>
    <w:rsid w:val="00382D9F"/>
    <w:rsid w:val="0038369F"/>
    <w:rsid w:val="00383CC5"/>
    <w:rsid w:val="0038483B"/>
    <w:rsid w:val="00385127"/>
    <w:rsid w:val="00385B5B"/>
    <w:rsid w:val="00386DB1"/>
    <w:rsid w:val="0038760F"/>
    <w:rsid w:val="00387ACE"/>
    <w:rsid w:val="003912D0"/>
    <w:rsid w:val="0039168E"/>
    <w:rsid w:val="00391C76"/>
    <w:rsid w:val="003920FF"/>
    <w:rsid w:val="00392163"/>
    <w:rsid w:val="00392A38"/>
    <w:rsid w:val="00392C35"/>
    <w:rsid w:val="0039441B"/>
    <w:rsid w:val="003948C1"/>
    <w:rsid w:val="00395511"/>
    <w:rsid w:val="00395723"/>
    <w:rsid w:val="0039579E"/>
    <w:rsid w:val="00395A78"/>
    <w:rsid w:val="003960E5"/>
    <w:rsid w:val="00396950"/>
    <w:rsid w:val="00396CF2"/>
    <w:rsid w:val="003970B9"/>
    <w:rsid w:val="0039767B"/>
    <w:rsid w:val="00397B60"/>
    <w:rsid w:val="003A05E2"/>
    <w:rsid w:val="003A06E7"/>
    <w:rsid w:val="003A156E"/>
    <w:rsid w:val="003A16E9"/>
    <w:rsid w:val="003A17CE"/>
    <w:rsid w:val="003A1BA2"/>
    <w:rsid w:val="003A1CA0"/>
    <w:rsid w:val="003A20F9"/>
    <w:rsid w:val="003A2499"/>
    <w:rsid w:val="003A2B13"/>
    <w:rsid w:val="003A3740"/>
    <w:rsid w:val="003A3ADD"/>
    <w:rsid w:val="003A4010"/>
    <w:rsid w:val="003A421F"/>
    <w:rsid w:val="003A48BF"/>
    <w:rsid w:val="003A4A05"/>
    <w:rsid w:val="003A5741"/>
    <w:rsid w:val="003A5846"/>
    <w:rsid w:val="003A5B7D"/>
    <w:rsid w:val="003A5BD7"/>
    <w:rsid w:val="003A5CF9"/>
    <w:rsid w:val="003A610B"/>
    <w:rsid w:val="003A6D1D"/>
    <w:rsid w:val="003A6D24"/>
    <w:rsid w:val="003A7B2D"/>
    <w:rsid w:val="003A7C2B"/>
    <w:rsid w:val="003B056F"/>
    <w:rsid w:val="003B0586"/>
    <w:rsid w:val="003B0BAE"/>
    <w:rsid w:val="003B119D"/>
    <w:rsid w:val="003B12D9"/>
    <w:rsid w:val="003B20CB"/>
    <w:rsid w:val="003B3814"/>
    <w:rsid w:val="003B402C"/>
    <w:rsid w:val="003B4332"/>
    <w:rsid w:val="003B4457"/>
    <w:rsid w:val="003B4F58"/>
    <w:rsid w:val="003B4FE9"/>
    <w:rsid w:val="003B5572"/>
    <w:rsid w:val="003B59D3"/>
    <w:rsid w:val="003B60CD"/>
    <w:rsid w:val="003B6592"/>
    <w:rsid w:val="003B7361"/>
    <w:rsid w:val="003B79BA"/>
    <w:rsid w:val="003B7A80"/>
    <w:rsid w:val="003C0640"/>
    <w:rsid w:val="003C0C67"/>
    <w:rsid w:val="003C12F7"/>
    <w:rsid w:val="003C15D2"/>
    <w:rsid w:val="003C15FE"/>
    <w:rsid w:val="003C176F"/>
    <w:rsid w:val="003C2277"/>
    <w:rsid w:val="003C258E"/>
    <w:rsid w:val="003C2E8F"/>
    <w:rsid w:val="003C2E93"/>
    <w:rsid w:val="003C3088"/>
    <w:rsid w:val="003C4447"/>
    <w:rsid w:val="003C4713"/>
    <w:rsid w:val="003C486D"/>
    <w:rsid w:val="003C53A6"/>
    <w:rsid w:val="003C53F0"/>
    <w:rsid w:val="003C5502"/>
    <w:rsid w:val="003C59E0"/>
    <w:rsid w:val="003C6E82"/>
    <w:rsid w:val="003C70B2"/>
    <w:rsid w:val="003C72D8"/>
    <w:rsid w:val="003C7AC0"/>
    <w:rsid w:val="003C7E5A"/>
    <w:rsid w:val="003C7ECF"/>
    <w:rsid w:val="003D0680"/>
    <w:rsid w:val="003D09E3"/>
    <w:rsid w:val="003D0DEB"/>
    <w:rsid w:val="003D1661"/>
    <w:rsid w:val="003D1C7A"/>
    <w:rsid w:val="003D1FEF"/>
    <w:rsid w:val="003D25C1"/>
    <w:rsid w:val="003D2604"/>
    <w:rsid w:val="003D2862"/>
    <w:rsid w:val="003D2A92"/>
    <w:rsid w:val="003D2C08"/>
    <w:rsid w:val="003D3710"/>
    <w:rsid w:val="003D377B"/>
    <w:rsid w:val="003D39C9"/>
    <w:rsid w:val="003D4333"/>
    <w:rsid w:val="003D4559"/>
    <w:rsid w:val="003D4AE9"/>
    <w:rsid w:val="003D4F6D"/>
    <w:rsid w:val="003D4FE2"/>
    <w:rsid w:val="003D554A"/>
    <w:rsid w:val="003D5718"/>
    <w:rsid w:val="003D590E"/>
    <w:rsid w:val="003D69A3"/>
    <w:rsid w:val="003D6C4B"/>
    <w:rsid w:val="003D6F35"/>
    <w:rsid w:val="003D70C9"/>
    <w:rsid w:val="003D75F3"/>
    <w:rsid w:val="003D7A72"/>
    <w:rsid w:val="003D7B45"/>
    <w:rsid w:val="003E0885"/>
    <w:rsid w:val="003E0B12"/>
    <w:rsid w:val="003E1746"/>
    <w:rsid w:val="003E2854"/>
    <w:rsid w:val="003E2AE4"/>
    <w:rsid w:val="003E2C90"/>
    <w:rsid w:val="003E31BA"/>
    <w:rsid w:val="003E438C"/>
    <w:rsid w:val="003E4DC8"/>
    <w:rsid w:val="003E6957"/>
    <w:rsid w:val="003E69B6"/>
    <w:rsid w:val="003E6F0A"/>
    <w:rsid w:val="003E76C4"/>
    <w:rsid w:val="003E779C"/>
    <w:rsid w:val="003E7A3A"/>
    <w:rsid w:val="003E7A4C"/>
    <w:rsid w:val="003F00A1"/>
    <w:rsid w:val="003F0A38"/>
    <w:rsid w:val="003F0A75"/>
    <w:rsid w:val="003F0C97"/>
    <w:rsid w:val="003F139E"/>
    <w:rsid w:val="003F160C"/>
    <w:rsid w:val="003F1F50"/>
    <w:rsid w:val="003F26CB"/>
    <w:rsid w:val="003F2723"/>
    <w:rsid w:val="003F2A3B"/>
    <w:rsid w:val="003F2B32"/>
    <w:rsid w:val="003F3EAF"/>
    <w:rsid w:val="003F3FE0"/>
    <w:rsid w:val="003F4087"/>
    <w:rsid w:val="003F4214"/>
    <w:rsid w:val="003F44D0"/>
    <w:rsid w:val="003F548A"/>
    <w:rsid w:val="003F56FA"/>
    <w:rsid w:val="003F66D7"/>
    <w:rsid w:val="003F6874"/>
    <w:rsid w:val="003F720D"/>
    <w:rsid w:val="003F7FBC"/>
    <w:rsid w:val="0040084F"/>
    <w:rsid w:val="004011BF"/>
    <w:rsid w:val="0040168B"/>
    <w:rsid w:val="00401722"/>
    <w:rsid w:val="0040192D"/>
    <w:rsid w:val="00401B2F"/>
    <w:rsid w:val="004048C8"/>
    <w:rsid w:val="00404936"/>
    <w:rsid w:val="004052BE"/>
    <w:rsid w:val="0040670E"/>
    <w:rsid w:val="004067A1"/>
    <w:rsid w:val="0040757E"/>
    <w:rsid w:val="00407E3F"/>
    <w:rsid w:val="004116E2"/>
    <w:rsid w:val="00411A21"/>
    <w:rsid w:val="00412100"/>
    <w:rsid w:val="00412D5B"/>
    <w:rsid w:val="00413176"/>
    <w:rsid w:val="004136EC"/>
    <w:rsid w:val="0041391B"/>
    <w:rsid w:val="00415166"/>
    <w:rsid w:val="00416063"/>
    <w:rsid w:val="00416646"/>
    <w:rsid w:val="0041669B"/>
    <w:rsid w:val="00416BE5"/>
    <w:rsid w:val="00416FD8"/>
    <w:rsid w:val="00417D40"/>
    <w:rsid w:val="00417E73"/>
    <w:rsid w:val="00420281"/>
    <w:rsid w:val="00420283"/>
    <w:rsid w:val="004202F3"/>
    <w:rsid w:val="0042046C"/>
    <w:rsid w:val="0042074F"/>
    <w:rsid w:val="004213EC"/>
    <w:rsid w:val="004217B7"/>
    <w:rsid w:val="00421B39"/>
    <w:rsid w:val="00422B7E"/>
    <w:rsid w:val="00422E07"/>
    <w:rsid w:val="00423114"/>
    <w:rsid w:val="0042342C"/>
    <w:rsid w:val="004244CF"/>
    <w:rsid w:val="0042465C"/>
    <w:rsid w:val="00425527"/>
    <w:rsid w:val="00426409"/>
    <w:rsid w:val="00426A0C"/>
    <w:rsid w:val="00426C84"/>
    <w:rsid w:val="00426F99"/>
    <w:rsid w:val="004274F9"/>
    <w:rsid w:val="00427ACA"/>
    <w:rsid w:val="00427E8A"/>
    <w:rsid w:val="00430188"/>
    <w:rsid w:val="00430772"/>
    <w:rsid w:val="0043096E"/>
    <w:rsid w:val="004309FE"/>
    <w:rsid w:val="0043154D"/>
    <w:rsid w:val="004325C9"/>
    <w:rsid w:val="004327D7"/>
    <w:rsid w:val="00432A1E"/>
    <w:rsid w:val="00433146"/>
    <w:rsid w:val="00433313"/>
    <w:rsid w:val="00433C22"/>
    <w:rsid w:val="00434404"/>
    <w:rsid w:val="0043542A"/>
    <w:rsid w:val="00435461"/>
    <w:rsid w:val="004356F4"/>
    <w:rsid w:val="00435CA5"/>
    <w:rsid w:val="00435FF7"/>
    <w:rsid w:val="00436D00"/>
    <w:rsid w:val="00437720"/>
    <w:rsid w:val="00437D54"/>
    <w:rsid w:val="004414B0"/>
    <w:rsid w:val="00441702"/>
    <w:rsid w:val="004417C5"/>
    <w:rsid w:val="004419BA"/>
    <w:rsid w:val="00442F05"/>
    <w:rsid w:val="00443713"/>
    <w:rsid w:val="0044377D"/>
    <w:rsid w:val="0044688F"/>
    <w:rsid w:val="00446899"/>
    <w:rsid w:val="00447337"/>
    <w:rsid w:val="00447481"/>
    <w:rsid w:val="00447525"/>
    <w:rsid w:val="00447720"/>
    <w:rsid w:val="00447BA3"/>
    <w:rsid w:val="0045000E"/>
    <w:rsid w:val="00450631"/>
    <w:rsid w:val="00450AD3"/>
    <w:rsid w:val="0045144B"/>
    <w:rsid w:val="00451593"/>
    <w:rsid w:val="004518B0"/>
    <w:rsid w:val="00451B3C"/>
    <w:rsid w:val="00452B97"/>
    <w:rsid w:val="00452C1C"/>
    <w:rsid w:val="0045303D"/>
    <w:rsid w:val="00453BCE"/>
    <w:rsid w:val="00453CA9"/>
    <w:rsid w:val="00454ABD"/>
    <w:rsid w:val="00454E51"/>
    <w:rsid w:val="00455A6D"/>
    <w:rsid w:val="00456169"/>
    <w:rsid w:val="0045618E"/>
    <w:rsid w:val="00456B93"/>
    <w:rsid w:val="00456CA7"/>
    <w:rsid w:val="00456F54"/>
    <w:rsid w:val="0046051B"/>
    <w:rsid w:val="00460A0E"/>
    <w:rsid w:val="004612B3"/>
    <w:rsid w:val="00462381"/>
    <w:rsid w:val="0046268B"/>
    <w:rsid w:val="004626F9"/>
    <w:rsid w:val="00462883"/>
    <w:rsid w:val="00462956"/>
    <w:rsid w:val="004629B7"/>
    <w:rsid w:val="00462F8B"/>
    <w:rsid w:val="00463360"/>
    <w:rsid w:val="00464104"/>
    <w:rsid w:val="00465A78"/>
    <w:rsid w:val="0046613E"/>
    <w:rsid w:val="004661E9"/>
    <w:rsid w:val="00466790"/>
    <w:rsid w:val="00467275"/>
    <w:rsid w:val="00467D2D"/>
    <w:rsid w:val="004706D1"/>
    <w:rsid w:val="004708F2"/>
    <w:rsid w:val="00470934"/>
    <w:rsid w:val="00470B97"/>
    <w:rsid w:val="00470D3F"/>
    <w:rsid w:val="00470FB3"/>
    <w:rsid w:val="004713A2"/>
    <w:rsid w:val="00472CB2"/>
    <w:rsid w:val="00472E44"/>
    <w:rsid w:val="00472EB3"/>
    <w:rsid w:val="004735B9"/>
    <w:rsid w:val="004747B6"/>
    <w:rsid w:val="00474E11"/>
    <w:rsid w:val="00475200"/>
    <w:rsid w:val="00475A48"/>
    <w:rsid w:val="00475B26"/>
    <w:rsid w:val="004767C4"/>
    <w:rsid w:val="00477528"/>
    <w:rsid w:val="00477879"/>
    <w:rsid w:val="00477EE6"/>
    <w:rsid w:val="00477F1F"/>
    <w:rsid w:val="00480F52"/>
    <w:rsid w:val="00480FE5"/>
    <w:rsid w:val="0048186E"/>
    <w:rsid w:val="004819B8"/>
    <w:rsid w:val="004821D3"/>
    <w:rsid w:val="0048244A"/>
    <w:rsid w:val="00482755"/>
    <w:rsid w:val="00482816"/>
    <w:rsid w:val="00482938"/>
    <w:rsid w:val="004829EB"/>
    <w:rsid w:val="00482A21"/>
    <w:rsid w:val="004830B7"/>
    <w:rsid w:val="0048317D"/>
    <w:rsid w:val="00483EBB"/>
    <w:rsid w:val="00483F96"/>
    <w:rsid w:val="004840BD"/>
    <w:rsid w:val="00484577"/>
    <w:rsid w:val="0048466C"/>
    <w:rsid w:val="004851FC"/>
    <w:rsid w:val="00486360"/>
    <w:rsid w:val="00486958"/>
    <w:rsid w:val="004872C1"/>
    <w:rsid w:val="0048755A"/>
    <w:rsid w:val="00487F67"/>
    <w:rsid w:val="0049009B"/>
    <w:rsid w:val="00490537"/>
    <w:rsid w:val="004906BE"/>
    <w:rsid w:val="00490C8F"/>
    <w:rsid w:val="00490CBD"/>
    <w:rsid w:val="00491450"/>
    <w:rsid w:val="004927F1"/>
    <w:rsid w:val="00492F65"/>
    <w:rsid w:val="00493CCC"/>
    <w:rsid w:val="00493DCB"/>
    <w:rsid w:val="004941F1"/>
    <w:rsid w:val="0049498D"/>
    <w:rsid w:val="00494A4E"/>
    <w:rsid w:val="00494FE1"/>
    <w:rsid w:val="00495AF9"/>
    <w:rsid w:val="00495B56"/>
    <w:rsid w:val="00496007"/>
    <w:rsid w:val="004964B7"/>
    <w:rsid w:val="00496808"/>
    <w:rsid w:val="00496B39"/>
    <w:rsid w:val="004970A8"/>
    <w:rsid w:val="0049792F"/>
    <w:rsid w:val="00497A6C"/>
    <w:rsid w:val="00497AB9"/>
    <w:rsid w:val="00497BF1"/>
    <w:rsid w:val="004A0821"/>
    <w:rsid w:val="004A12B3"/>
    <w:rsid w:val="004A1DD5"/>
    <w:rsid w:val="004A1F81"/>
    <w:rsid w:val="004A2186"/>
    <w:rsid w:val="004A224E"/>
    <w:rsid w:val="004A2F71"/>
    <w:rsid w:val="004A33E0"/>
    <w:rsid w:val="004A346E"/>
    <w:rsid w:val="004A36BB"/>
    <w:rsid w:val="004A38E4"/>
    <w:rsid w:val="004A41A1"/>
    <w:rsid w:val="004A4269"/>
    <w:rsid w:val="004A4718"/>
    <w:rsid w:val="004A54DD"/>
    <w:rsid w:val="004A640C"/>
    <w:rsid w:val="004A6D25"/>
    <w:rsid w:val="004A6E99"/>
    <w:rsid w:val="004A76A9"/>
    <w:rsid w:val="004B1465"/>
    <w:rsid w:val="004B20DA"/>
    <w:rsid w:val="004B23DC"/>
    <w:rsid w:val="004B335E"/>
    <w:rsid w:val="004B3438"/>
    <w:rsid w:val="004B361F"/>
    <w:rsid w:val="004B4502"/>
    <w:rsid w:val="004B499C"/>
    <w:rsid w:val="004B4FD1"/>
    <w:rsid w:val="004B5C33"/>
    <w:rsid w:val="004B5E1D"/>
    <w:rsid w:val="004B5E9E"/>
    <w:rsid w:val="004B60E6"/>
    <w:rsid w:val="004B67CC"/>
    <w:rsid w:val="004B6CA5"/>
    <w:rsid w:val="004B6DE9"/>
    <w:rsid w:val="004B7B61"/>
    <w:rsid w:val="004B7C48"/>
    <w:rsid w:val="004C0052"/>
    <w:rsid w:val="004C0757"/>
    <w:rsid w:val="004C0B55"/>
    <w:rsid w:val="004C1629"/>
    <w:rsid w:val="004C17D5"/>
    <w:rsid w:val="004C1F7A"/>
    <w:rsid w:val="004C27C5"/>
    <w:rsid w:val="004C2819"/>
    <w:rsid w:val="004C2C89"/>
    <w:rsid w:val="004C2D9C"/>
    <w:rsid w:val="004C3327"/>
    <w:rsid w:val="004C403B"/>
    <w:rsid w:val="004C57C0"/>
    <w:rsid w:val="004C5E4F"/>
    <w:rsid w:val="004C5F29"/>
    <w:rsid w:val="004C5F5C"/>
    <w:rsid w:val="004C64CE"/>
    <w:rsid w:val="004C6C9C"/>
    <w:rsid w:val="004C6DAE"/>
    <w:rsid w:val="004C7BB2"/>
    <w:rsid w:val="004C7E8B"/>
    <w:rsid w:val="004D095D"/>
    <w:rsid w:val="004D12BE"/>
    <w:rsid w:val="004D145F"/>
    <w:rsid w:val="004D1EB1"/>
    <w:rsid w:val="004D2BEE"/>
    <w:rsid w:val="004D2F1C"/>
    <w:rsid w:val="004D382A"/>
    <w:rsid w:val="004D392D"/>
    <w:rsid w:val="004D4B69"/>
    <w:rsid w:val="004D4CD2"/>
    <w:rsid w:val="004D5C48"/>
    <w:rsid w:val="004D6A8F"/>
    <w:rsid w:val="004D706D"/>
    <w:rsid w:val="004D71D9"/>
    <w:rsid w:val="004D74C7"/>
    <w:rsid w:val="004D753C"/>
    <w:rsid w:val="004E05B7"/>
    <w:rsid w:val="004E07C6"/>
    <w:rsid w:val="004E097F"/>
    <w:rsid w:val="004E0BC7"/>
    <w:rsid w:val="004E13FD"/>
    <w:rsid w:val="004E17DD"/>
    <w:rsid w:val="004E1CC5"/>
    <w:rsid w:val="004E21E8"/>
    <w:rsid w:val="004E296B"/>
    <w:rsid w:val="004E2A63"/>
    <w:rsid w:val="004E2E38"/>
    <w:rsid w:val="004E3BB5"/>
    <w:rsid w:val="004E50F9"/>
    <w:rsid w:val="004E54B8"/>
    <w:rsid w:val="004E5BB5"/>
    <w:rsid w:val="004E6987"/>
    <w:rsid w:val="004E6F41"/>
    <w:rsid w:val="004E7064"/>
    <w:rsid w:val="004E726C"/>
    <w:rsid w:val="004E7E68"/>
    <w:rsid w:val="004F13A3"/>
    <w:rsid w:val="004F1A97"/>
    <w:rsid w:val="004F1DB0"/>
    <w:rsid w:val="004F2C6A"/>
    <w:rsid w:val="004F2EBA"/>
    <w:rsid w:val="004F30A0"/>
    <w:rsid w:val="004F32AF"/>
    <w:rsid w:val="004F36DA"/>
    <w:rsid w:val="004F3916"/>
    <w:rsid w:val="004F40F8"/>
    <w:rsid w:val="004F43CE"/>
    <w:rsid w:val="004F4A43"/>
    <w:rsid w:val="004F521D"/>
    <w:rsid w:val="004F52A0"/>
    <w:rsid w:val="004F54F0"/>
    <w:rsid w:val="004F61A8"/>
    <w:rsid w:val="004F6525"/>
    <w:rsid w:val="004F68AC"/>
    <w:rsid w:val="004F75D5"/>
    <w:rsid w:val="004F760F"/>
    <w:rsid w:val="005001E9"/>
    <w:rsid w:val="00500FBA"/>
    <w:rsid w:val="005030A6"/>
    <w:rsid w:val="0050359D"/>
    <w:rsid w:val="005036B3"/>
    <w:rsid w:val="005037C0"/>
    <w:rsid w:val="00503AEB"/>
    <w:rsid w:val="00503C42"/>
    <w:rsid w:val="00504860"/>
    <w:rsid w:val="00504984"/>
    <w:rsid w:val="00505A13"/>
    <w:rsid w:val="0050653A"/>
    <w:rsid w:val="005066FC"/>
    <w:rsid w:val="0050689A"/>
    <w:rsid w:val="005068A0"/>
    <w:rsid w:val="00506B56"/>
    <w:rsid w:val="00506F67"/>
    <w:rsid w:val="0050718F"/>
    <w:rsid w:val="00507D7B"/>
    <w:rsid w:val="00507EA1"/>
    <w:rsid w:val="005100AB"/>
    <w:rsid w:val="00510DAA"/>
    <w:rsid w:val="005113F3"/>
    <w:rsid w:val="00511D49"/>
    <w:rsid w:val="005122FB"/>
    <w:rsid w:val="005125BC"/>
    <w:rsid w:val="0051263B"/>
    <w:rsid w:val="0051320E"/>
    <w:rsid w:val="00513350"/>
    <w:rsid w:val="00513E43"/>
    <w:rsid w:val="0051449F"/>
    <w:rsid w:val="0051530C"/>
    <w:rsid w:val="00515656"/>
    <w:rsid w:val="00515B32"/>
    <w:rsid w:val="00516D21"/>
    <w:rsid w:val="00516D89"/>
    <w:rsid w:val="00516ECE"/>
    <w:rsid w:val="005170B6"/>
    <w:rsid w:val="00517BE2"/>
    <w:rsid w:val="00520051"/>
    <w:rsid w:val="00520054"/>
    <w:rsid w:val="00520C3B"/>
    <w:rsid w:val="00520F6D"/>
    <w:rsid w:val="00521644"/>
    <w:rsid w:val="005229A5"/>
    <w:rsid w:val="005241A2"/>
    <w:rsid w:val="00524291"/>
    <w:rsid w:val="00524607"/>
    <w:rsid w:val="0052550F"/>
    <w:rsid w:val="00525DD0"/>
    <w:rsid w:val="005260A4"/>
    <w:rsid w:val="005260E6"/>
    <w:rsid w:val="00526BD5"/>
    <w:rsid w:val="00526C2A"/>
    <w:rsid w:val="005274C9"/>
    <w:rsid w:val="00527771"/>
    <w:rsid w:val="00527992"/>
    <w:rsid w:val="005279C6"/>
    <w:rsid w:val="00530BAD"/>
    <w:rsid w:val="00531043"/>
    <w:rsid w:val="005318C5"/>
    <w:rsid w:val="00531B6C"/>
    <w:rsid w:val="00531CAC"/>
    <w:rsid w:val="005326B1"/>
    <w:rsid w:val="00532C67"/>
    <w:rsid w:val="005331EB"/>
    <w:rsid w:val="005343DC"/>
    <w:rsid w:val="00535366"/>
    <w:rsid w:val="005358A3"/>
    <w:rsid w:val="00536046"/>
    <w:rsid w:val="00536962"/>
    <w:rsid w:val="00536998"/>
    <w:rsid w:val="00536EAD"/>
    <w:rsid w:val="005405A7"/>
    <w:rsid w:val="00540C13"/>
    <w:rsid w:val="00542C53"/>
    <w:rsid w:val="005430B8"/>
    <w:rsid w:val="005430E2"/>
    <w:rsid w:val="005434C7"/>
    <w:rsid w:val="00545936"/>
    <w:rsid w:val="00545C20"/>
    <w:rsid w:val="0054658A"/>
    <w:rsid w:val="00546AC5"/>
    <w:rsid w:val="00546EDF"/>
    <w:rsid w:val="00547221"/>
    <w:rsid w:val="00550852"/>
    <w:rsid w:val="0055179C"/>
    <w:rsid w:val="0055189E"/>
    <w:rsid w:val="005518C9"/>
    <w:rsid w:val="00552BBD"/>
    <w:rsid w:val="005539FE"/>
    <w:rsid w:val="00553A36"/>
    <w:rsid w:val="0055439B"/>
    <w:rsid w:val="005544B8"/>
    <w:rsid w:val="005546EF"/>
    <w:rsid w:val="00555146"/>
    <w:rsid w:val="00555F65"/>
    <w:rsid w:val="0055699C"/>
    <w:rsid w:val="0055713A"/>
    <w:rsid w:val="00557309"/>
    <w:rsid w:val="005574F1"/>
    <w:rsid w:val="00557EE5"/>
    <w:rsid w:val="00560195"/>
    <w:rsid w:val="00560217"/>
    <w:rsid w:val="0056113B"/>
    <w:rsid w:val="00561298"/>
    <w:rsid w:val="005621EF"/>
    <w:rsid w:val="005632B2"/>
    <w:rsid w:val="005634AF"/>
    <w:rsid w:val="0056372F"/>
    <w:rsid w:val="00563743"/>
    <w:rsid w:val="005638F7"/>
    <w:rsid w:val="00563D92"/>
    <w:rsid w:val="0056409E"/>
    <w:rsid w:val="00564240"/>
    <w:rsid w:val="005643EB"/>
    <w:rsid w:val="00565150"/>
    <w:rsid w:val="0056574F"/>
    <w:rsid w:val="005661F6"/>
    <w:rsid w:val="0056632F"/>
    <w:rsid w:val="0056643F"/>
    <w:rsid w:val="00566B12"/>
    <w:rsid w:val="00567E40"/>
    <w:rsid w:val="00570D38"/>
    <w:rsid w:val="00570EEB"/>
    <w:rsid w:val="00571079"/>
    <w:rsid w:val="005710C2"/>
    <w:rsid w:val="00571FD2"/>
    <w:rsid w:val="00572BB2"/>
    <w:rsid w:val="00572D63"/>
    <w:rsid w:val="00572DC2"/>
    <w:rsid w:val="00572E4E"/>
    <w:rsid w:val="0057380F"/>
    <w:rsid w:val="005738C7"/>
    <w:rsid w:val="00573CEE"/>
    <w:rsid w:val="0057453F"/>
    <w:rsid w:val="0057462A"/>
    <w:rsid w:val="00574877"/>
    <w:rsid w:val="00574A70"/>
    <w:rsid w:val="0057534E"/>
    <w:rsid w:val="00575687"/>
    <w:rsid w:val="00575A2B"/>
    <w:rsid w:val="00575C12"/>
    <w:rsid w:val="00575D0C"/>
    <w:rsid w:val="00576063"/>
    <w:rsid w:val="00576877"/>
    <w:rsid w:val="00576B7E"/>
    <w:rsid w:val="00577132"/>
    <w:rsid w:val="00577199"/>
    <w:rsid w:val="00577DA0"/>
    <w:rsid w:val="005801EB"/>
    <w:rsid w:val="005802BB"/>
    <w:rsid w:val="0058187C"/>
    <w:rsid w:val="00581CBF"/>
    <w:rsid w:val="00581F7B"/>
    <w:rsid w:val="00582EE2"/>
    <w:rsid w:val="00583519"/>
    <w:rsid w:val="0058377C"/>
    <w:rsid w:val="00583BBA"/>
    <w:rsid w:val="00584089"/>
    <w:rsid w:val="00584712"/>
    <w:rsid w:val="005851C3"/>
    <w:rsid w:val="00585DA5"/>
    <w:rsid w:val="005860CA"/>
    <w:rsid w:val="0058674D"/>
    <w:rsid w:val="00586F09"/>
    <w:rsid w:val="00587E36"/>
    <w:rsid w:val="0059063D"/>
    <w:rsid w:val="00590A51"/>
    <w:rsid w:val="00590C52"/>
    <w:rsid w:val="0059121C"/>
    <w:rsid w:val="00591345"/>
    <w:rsid w:val="005917F1"/>
    <w:rsid w:val="00591823"/>
    <w:rsid w:val="00592147"/>
    <w:rsid w:val="005923B4"/>
    <w:rsid w:val="00592431"/>
    <w:rsid w:val="00592A46"/>
    <w:rsid w:val="00592B30"/>
    <w:rsid w:val="00593032"/>
    <w:rsid w:val="0059344F"/>
    <w:rsid w:val="005937C6"/>
    <w:rsid w:val="00593D96"/>
    <w:rsid w:val="00594AF2"/>
    <w:rsid w:val="00594E49"/>
    <w:rsid w:val="00595B14"/>
    <w:rsid w:val="005962ED"/>
    <w:rsid w:val="005963D6"/>
    <w:rsid w:val="00596A74"/>
    <w:rsid w:val="00597111"/>
    <w:rsid w:val="00597546"/>
    <w:rsid w:val="00597A7B"/>
    <w:rsid w:val="00597C36"/>
    <w:rsid w:val="005A01A4"/>
    <w:rsid w:val="005A0385"/>
    <w:rsid w:val="005A03C5"/>
    <w:rsid w:val="005A148F"/>
    <w:rsid w:val="005A176E"/>
    <w:rsid w:val="005A19DD"/>
    <w:rsid w:val="005A1F83"/>
    <w:rsid w:val="005A20B5"/>
    <w:rsid w:val="005A2B7A"/>
    <w:rsid w:val="005A3092"/>
    <w:rsid w:val="005A324F"/>
    <w:rsid w:val="005A4721"/>
    <w:rsid w:val="005A48FB"/>
    <w:rsid w:val="005A55A7"/>
    <w:rsid w:val="005A6005"/>
    <w:rsid w:val="005A6C95"/>
    <w:rsid w:val="005A6FFF"/>
    <w:rsid w:val="005A7BA7"/>
    <w:rsid w:val="005B17D2"/>
    <w:rsid w:val="005B1B7B"/>
    <w:rsid w:val="005B1C8D"/>
    <w:rsid w:val="005B21EA"/>
    <w:rsid w:val="005B2253"/>
    <w:rsid w:val="005B24AC"/>
    <w:rsid w:val="005B3308"/>
    <w:rsid w:val="005B477F"/>
    <w:rsid w:val="005B4C95"/>
    <w:rsid w:val="005B52EF"/>
    <w:rsid w:val="005B568A"/>
    <w:rsid w:val="005B5DC8"/>
    <w:rsid w:val="005B60C7"/>
    <w:rsid w:val="005B628B"/>
    <w:rsid w:val="005B6874"/>
    <w:rsid w:val="005B7677"/>
    <w:rsid w:val="005C0994"/>
    <w:rsid w:val="005C1282"/>
    <w:rsid w:val="005C171C"/>
    <w:rsid w:val="005C1D66"/>
    <w:rsid w:val="005C2133"/>
    <w:rsid w:val="005C29EA"/>
    <w:rsid w:val="005C3D72"/>
    <w:rsid w:val="005C402A"/>
    <w:rsid w:val="005C4A7E"/>
    <w:rsid w:val="005C52F4"/>
    <w:rsid w:val="005C53FA"/>
    <w:rsid w:val="005C5C3E"/>
    <w:rsid w:val="005C7DB9"/>
    <w:rsid w:val="005C7F54"/>
    <w:rsid w:val="005C7F76"/>
    <w:rsid w:val="005D01D3"/>
    <w:rsid w:val="005D0E46"/>
    <w:rsid w:val="005D1407"/>
    <w:rsid w:val="005D1637"/>
    <w:rsid w:val="005D1CCB"/>
    <w:rsid w:val="005D1EF3"/>
    <w:rsid w:val="005D2093"/>
    <w:rsid w:val="005D3577"/>
    <w:rsid w:val="005D397A"/>
    <w:rsid w:val="005D3F19"/>
    <w:rsid w:val="005D41D4"/>
    <w:rsid w:val="005D53E9"/>
    <w:rsid w:val="005D540C"/>
    <w:rsid w:val="005D546C"/>
    <w:rsid w:val="005D635A"/>
    <w:rsid w:val="005D7ECE"/>
    <w:rsid w:val="005E0077"/>
    <w:rsid w:val="005E03BB"/>
    <w:rsid w:val="005E095B"/>
    <w:rsid w:val="005E0A34"/>
    <w:rsid w:val="005E124B"/>
    <w:rsid w:val="005E1589"/>
    <w:rsid w:val="005E1691"/>
    <w:rsid w:val="005E1C7B"/>
    <w:rsid w:val="005E20BB"/>
    <w:rsid w:val="005E243E"/>
    <w:rsid w:val="005E33DA"/>
    <w:rsid w:val="005E36B5"/>
    <w:rsid w:val="005E3CED"/>
    <w:rsid w:val="005E4480"/>
    <w:rsid w:val="005E4841"/>
    <w:rsid w:val="005E48E9"/>
    <w:rsid w:val="005E4A18"/>
    <w:rsid w:val="005E502C"/>
    <w:rsid w:val="005E5320"/>
    <w:rsid w:val="005E54BB"/>
    <w:rsid w:val="005E552C"/>
    <w:rsid w:val="005E5B11"/>
    <w:rsid w:val="005E65A2"/>
    <w:rsid w:val="005E6619"/>
    <w:rsid w:val="005E685A"/>
    <w:rsid w:val="005E7364"/>
    <w:rsid w:val="005F0011"/>
    <w:rsid w:val="005F129B"/>
    <w:rsid w:val="005F16F8"/>
    <w:rsid w:val="005F1B01"/>
    <w:rsid w:val="005F1FD3"/>
    <w:rsid w:val="005F243B"/>
    <w:rsid w:val="005F24F5"/>
    <w:rsid w:val="005F27C5"/>
    <w:rsid w:val="005F2A1A"/>
    <w:rsid w:val="005F2D2A"/>
    <w:rsid w:val="005F2E58"/>
    <w:rsid w:val="005F2EC7"/>
    <w:rsid w:val="005F35B2"/>
    <w:rsid w:val="005F470B"/>
    <w:rsid w:val="005F4A37"/>
    <w:rsid w:val="005F4B72"/>
    <w:rsid w:val="005F57E7"/>
    <w:rsid w:val="005F5D70"/>
    <w:rsid w:val="005F66AB"/>
    <w:rsid w:val="005F7D36"/>
    <w:rsid w:val="00601246"/>
    <w:rsid w:val="006016A8"/>
    <w:rsid w:val="00601854"/>
    <w:rsid w:val="00601DE7"/>
    <w:rsid w:val="006020C1"/>
    <w:rsid w:val="0060261B"/>
    <w:rsid w:val="006029C0"/>
    <w:rsid w:val="006029CC"/>
    <w:rsid w:val="00603143"/>
    <w:rsid w:val="006036FB"/>
    <w:rsid w:val="006038D9"/>
    <w:rsid w:val="00603BD6"/>
    <w:rsid w:val="00606123"/>
    <w:rsid w:val="006064C9"/>
    <w:rsid w:val="00606B01"/>
    <w:rsid w:val="00607377"/>
    <w:rsid w:val="00607557"/>
    <w:rsid w:val="00607FBE"/>
    <w:rsid w:val="006106D8"/>
    <w:rsid w:val="00610773"/>
    <w:rsid w:val="00610C5D"/>
    <w:rsid w:val="00611000"/>
    <w:rsid w:val="006111CB"/>
    <w:rsid w:val="00611548"/>
    <w:rsid w:val="00611581"/>
    <w:rsid w:val="00611864"/>
    <w:rsid w:val="006118A4"/>
    <w:rsid w:val="00611E13"/>
    <w:rsid w:val="0061222E"/>
    <w:rsid w:val="00612A8C"/>
    <w:rsid w:val="00612D95"/>
    <w:rsid w:val="00613236"/>
    <w:rsid w:val="006135C5"/>
    <w:rsid w:val="00613FEA"/>
    <w:rsid w:val="006149A4"/>
    <w:rsid w:val="00614DB9"/>
    <w:rsid w:val="00614FFE"/>
    <w:rsid w:val="006155B9"/>
    <w:rsid w:val="0061574E"/>
    <w:rsid w:val="0061694F"/>
    <w:rsid w:val="0061708B"/>
    <w:rsid w:val="006171BD"/>
    <w:rsid w:val="006201D1"/>
    <w:rsid w:val="006203E8"/>
    <w:rsid w:val="006206F0"/>
    <w:rsid w:val="00621D2C"/>
    <w:rsid w:val="006228C6"/>
    <w:rsid w:val="00622FB6"/>
    <w:rsid w:val="006234D3"/>
    <w:rsid w:val="00623B19"/>
    <w:rsid w:val="00624113"/>
    <w:rsid w:val="00625153"/>
    <w:rsid w:val="0062545B"/>
    <w:rsid w:val="0062546E"/>
    <w:rsid w:val="00625710"/>
    <w:rsid w:val="006261EE"/>
    <w:rsid w:val="00627E0A"/>
    <w:rsid w:val="006305EC"/>
    <w:rsid w:val="006306ED"/>
    <w:rsid w:val="00630A75"/>
    <w:rsid w:val="006311CF"/>
    <w:rsid w:val="006312AF"/>
    <w:rsid w:val="00631956"/>
    <w:rsid w:val="00632035"/>
    <w:rsid w:val="00632BFE"/>
    <w:rsid w:val="00633D71"/>
    <w:rsid w:val="00633FBB"/>
    <w:rsid w:val="00635002"/>
    <w:rsid w:val="00635D65"/>
    <w:rsid w:val="006362A4"/>
    <w:rsid w:val="0063641E"/>
    <w:rsid w:val="0063715E"/>
    <w:rsid w:val="00637547"/>
    <w:rsid w:val="00637690"/>
    <w:rsid w:val="00637DDC"/>
    <w:rsid w:val="00637E5C"/>
    <w:rsid w:val="0064023E"/>
    <w:rsid w:val="006407B7"/>
    <w:rsid w:val="006411FD"/>
    <w:rsid w:val="00641C8E"/>
    <w:rsid w:val="00642278"/>
    <w:rsid w:val="006422E0"/>
    <w:rsid w:val="00642318"/>
    <w:rsid w:val="006424E9"/>
    <w:rsid w:val="00643DA2"/>
    <w:rsid w:val="0064443E"/>
    <w:rsid w:val="0064460A"/>
    <w:rsid w:val="00644E87"/>
    <w:rsid w:val="006453B2"/>
    <w:rsid w:val="006458B9"/>
    <w:rsid w:val="006466F8"/>
    <w:rsid w:val="0064676D"/>
    <w:rsid w:val="00646E88"/>
    <w:rsid w:val="00647627"/>
    <w:rsid w:val="00650A48"/>
    <w:rsid w:val="00650FB1"/>
    <w:rsid w:val="00651F25"/>
    <w:rsid w:val="00651FCE"/>
    <w:rsid w:val="00651FEC"/>
    <w:rsid w:val="0065212C"/>
    <w:rsid w:val="0065272F"/>
    <w:rsid w:val="00652A87"/>
    <w:rsid w:val="00652F7F"/>
    <w:rsid w:val="006530A0"/>
    <w:rsid w:val="00653294"/>
    <w:rsid w:val="00653322"/>
    <w:rsid w:val="00653417"/>
    <w:rsid w:val="00653BA4"/>
    <w:rsid w:val="00654E5C"/>
    <w:rsid w:val="0065543D"/>
    <w:rsid w:val="00655662"/>
    <w:rsid w:val="00655C78"/>
    <w:rsid w:val="0065605C"/>
    <w:rsid w:val="006561EC"/>
    <w:rsid w:val="006565CA"/>
    <w:rsid w:val="00656B67"/>
    <w:rsid w:val="00656D71"/>
    <w:rsid w:val="0065701A"/>
    <w:rsid w:val="00657787"/>
    <w:rsid w:val="00660358"/>
    <w:rsid w:val="006607CE"/>
    <w:rsid w:val="0066096A"/>
    <w:rsid w:val="00661522"/>
    <w:rsid w:val="00661F9A"/>
    <w:rsid w:val="00663AF2"/>
    <w:rsid w:val="00663E28"/>
    <w:rsid w:val="00664F75"/>
    <w:rsid w:val="0066528B"/>
    <w:rsid w:val="00665686"/>
    <w:rsid w:val="00665B62"/>
    <w:rsid w:val="00666080"/>
    <w:rsid w:val="00666A60"/>
    <w:rsid w:val="0066785C"/>
    <w:rsid w:val="00667993"/>
    <w:rsid w:val="00667E28"/>
    <w:rsid w:val="00670553"/>
    <w:rsid w:val="00670C4C"/>
    <w:rsid w:val="00671591"/>
    <w:rsid w:val="00671826"/>
    <w:rsid w:val="006721CA"/>
    <w:rsid w:val="00672EE9"/>
    <w:rsid w:val="00673370"/>
    <w:rsid w:val="00673542"/>
    <w:rsid w:val="00673664"/>
    <w:rsid w:val="00673BC6"/>
    <w:rsid w:val="00676D6C"/>
    <w:rsid w:val="00677763"/>
    <w:rsid w:val="00677FF0"/>
    <w:rsid w:val="00680294"/>
    <w:rsid w:val="00680ACC"/>
    <w:rsid w:val="00680BE8"/>
    <w:rsid w:val="00680C31"/>
    <w:rsid w:val="00680FF1"/>
    <w:rsid w:val="0068156B"/>
    <w:rsid w:val="00681D7B"/>
    <w:rsid w:val="0068210A"/>
    <w:rsid w:val="006828D4"/>
    <w:rsid w:val="00682AF5"/>
    <w:rsid w:val="00683047"/>
    <w:rsid w:val="006833A1"/>
    <w:rsid w:val="006839B6"/>
    <w:rsid w:val="00683FE7"/>
    <w:rsid w:val="00684235"/>
    <w:rsid w:val="00684637"/>
    <w:rsid w:val="00684C9C"/>
    <w:rsid w:val="0068541B"/>
    <w:rsid w:val="00685B81"/>
    <w:rsid w:val="00685C6F"/>
    <w:rsid w:val="0068661C"/>
    <w:rsid w:val="00686900"/>
    <w:rsid w:val="00686948"/>
    <w:rsid w:val="00686CE0"/>
    <w:rsid w:val="006870A8"/>
    <w:rsid w:val="00687761"/>
    <w:rsid w:val="00687E4F"/>
    <w:rsid w:val="006904C5"/>
    <w:rsid w:val="00690582"/>
    <w:rsid w:val="00690AB9"/>
    <w:rsid w:val="006920C7"/>
    <w:rsid w:val="0069273A"/>
    <w:rsid w:val="006928AE"/>
    <w:rsid w:val="006932CA"/>
    <w:rsid w:val="006933ED"/>
    <w:rsid w:val="006943F1"/>
    <w:rsid w:val="00694557"/>
    <w:rsid w:val="00694B78"/>
    <w:rsid w:val="00695FC2"/>
    <w:rsid w:val="006968AF"/>
    <w:rsid w:val="00696B00"/>
    <w:rsid w:val="006970ED"/>
    <w:rsid w:val="006A0914"/>
    <w:rsid w:val="006A120D"/>
    <w:rsid w:val="006A250C"/>
    <w:rsid w:val="006A2809"/>
    <w:rsid w:val="006A2BC1"/>
    <w:rsid w:val="006A418F"/>
    <w:rsid w:val="006A4192"/>
    <w:rsid w:val="006A419A"/>
    <w:rsid w:val="006A5AF4"/>
    <w:rsid w:val="006A765C"/>
    <w:rsid w:val="006A7E4C"/>
    <w:rsid w:val="006B03F6"/>
    <w:rsid w:val="006B06B7"/>
    <w:rsid w:val="006B091C"/>
    <w:rsid w:val="006B1283"/>
    <w:rsid w:val="006B1C25"/>
    <w:rsid w:val="006B1ECC"/>
    <w:rsid w:val="006B21E7"/>
    <w:rsid w:val="006B224C"/>
    <w:rsid w:val="006B312A"/>
    <w:rsid w:val="006B3D4C"/>
    <w:rsid w:val="006B40AF"/>
    <w:rsid w:val="006B44B2"/>
    <w:rsid w:val="006B5537"/>
    <w:rsid w:val="006B5986"/>
    <w:rsid w:val="006B5B68"/>
    <w:rsid w:val="006B6226"/>
    <w:rsid w:val="006B748B"/>
    <w:rsid w:val="006B7C8A"/>
    <w:rsid w:val="006C024A"/>
    <w:rsid w:val="006C02E9"/>
    <w:rsid w:val="006C03F7"/>
    <w:rsid w:val="006C08F4"/>
    <w:rsid w:val="006C0F2D"/>
    <w:rsid w:val="006C125A"/>
    <w:rsid w:val="006C13EA"/>
    <w:rsid w:val="006C18DD"/>
    <w:rsid w:val="006C1A41"/>
    <w:rsid w:val="006C1C65"/>
    <w:rsid w:val="006C1E76"/>
    <w:rsid w:val="006C2061"/>
    <w:rsid w:val="006C33A7"/>
    <w:rsid w:val="006C3AEC"/>
    <w:rsid w:val="006C4120"/>
    <w:rsid w:val="006C43F9"/>
    <w:rsid w:val="006C5961"/>
    <w:rsid w:val="006C5D22"/>
    <w:rsid w:val="006C6373"/>
    <w:rsid w:val="006C68D0"/>
    <w:rsid w:val="006C76B8"/>
    <w:rsid w:val="006D03C0"/>
    <w:rsid w:val="006D0451"/>
    <w:rsid w:val="006D0F8A"/>
    <w:rsid w:val="006D1363"/>
    <w:rsid w:val="006D2184"/>
    <w:rsid w:val="006D2450"/>
    <w:rsid w:val="006D2F08"/>
    <w:rsid w:val="006D30DB"/>
    <w:rsid w:val="006D324F"/>
    <w:rsid w:val="006D3299"/>
    <w:rsid w:val="006D345B"/>
    <w:rsid w:val="006D35C1"/>
    <w:rsid w:val="006D398C"/>
    <w:rsid w:val="006D3A2C"/>
    <w:rsid w:val="006D3DA0"/>
    <w:rsid w:val="006D427B"/>
    <w:rsid w:val="006D44F7"/>
    <w:rsid w:val="006D4892"/>
    <w:rsid w:val="006D4E91"/>
    <w:rsid w:val="006D5616"/>
    <w:rsid w:val="006D59E3"/>
    <w:rsid w:val="006D69C7"/>
    <w:rsid w:val="006D6B5C"/>
    <w:rsid w:val="006D759B"/>
    <w:rsid w:val="006D7A50"/>
    <w:rsid w:val="006D7B3F"/>
    <w:rsid w:val="006E0080"/>
    <w:rsid w:val="006E028E"/>
    <w:rsid w:val="006E0702"/>
    <w:rsid w:val="006E098E"/>
    <w:rsid w:val="006E1F0F"/>
    <w:rsid w:val="006E2381"/>
    <w:rsid w:val="006E2621"/>
    <w:rsid w:val="006E33F0"/>
    <w:rsid w:val="006E3659"/>
    <w:rsid w:val="006E3EC5"/>
    <w:rsid w:val="006E4268"/>
    <w:rsid w:val="006E4795"/>
    <w:rsid w:val="006E4CC7"/>
    <w:rsid w:val="006E4EE9"/>
    <w:rsid w:val="006E5651"/>
    <w:rsid w:val="006E5E11"/>
    <w:rsid w:val="006E605B"/>
    <w:rsid w:val="006E622F"/>
    <w:rsid w:val="006E69A2"/>
    <w:rsid w:val="006E6A59"/>
    <w:rsid w:val="006E6F4A"/>
    <w:rsid w:val="006E709C"/>
    <w:rsid w:val="006E7A18"/>
    <w:rsid w:val="006F0148"/>
    <w:rsid w:val="006F0177"/>
    <w:rsid w:val="006F0EFA"/>
    <w:rsid w:val="006F1BB3"/>
    <w:rsid w:val="006F2002"/>
    <w:rsid w:val="006F24C5"/>
    <w:rsid w:val="006F3DFE"/>
    <w:rsid w:val="006F4187"/>
    <w:rsid w:val="006F433F"/>
    <w:rsid w:val="006F51A1"/>
    <w:rsid w:val="006F5206"/>
    <w:rsid w:val="006F541F"/>
    <w:rsid w:val="006F59A5"/>
    <w:rsid w:val="006F5CB0"/>
    <w:rsid w:val="006F6C9E"/>
    <w:rsid w:val="006F7099"/>
    <w:rsid w:val="006F7298"/>
    <w:rsid w:val="006F745A"/>
    <w:rsid w:val="006F74B6"/>
    <w:rsid w:val="00700163"/>
    <w:rsid w:val="007011A6"/>
    <w:rsid w:val="0070130A"/>
    <w:rsid w:val="0070175C"/>
    <w:rsid w:val="00701C0C"/>
    <w:rsid w:val="0070318D"/>
    <w:rsid w:val="0070334E"/>
    <w:rsid w:val="00703E0B"/>
    <w:rsid w:val="0070462E"/>
    <w:rsid w:val="00704AB3"/>
    <w:rsid w:val="00705BF0"/>
    <w:rsid w:val="0070606F"/>
    <w:rsid w:val="0070616A"/>
    <w:rsid w:val="00706373"/>
    <w:rsid w:val="0070712C"/>
    <w:rsid w:val="0070731E"/>
    <w:rsid w:val="00707518"/>
    <w:rsid w:val="0070757B"/>
    <w:rsid w:val="00707C28"/>
    <w:rsid w:val="00707EF9"/>
    <w:rsid w:val="00710115"/>
    <w:rsid w:val="00710EE0"/>
    <w:rsid w:val="00711132"/>
    <w:rsid w:val="007112C0"/>
    <w:rsid w:val="00712405"/>
    <w:rsid w:val="00712458"/>
    <w:rsid w:val="00712633"/>
    <w:rsid w:val="007128EC"/>
    <w:rsid w:val="00712B32"/>
    <w:rsid w:val="00712BFF"/>
    <w:rsid w:val="007130A4"/>
    <w:rsid w:val="007133FB"/>
    <w:rsid w:val="007137C2"/>
    <w:rsid w:val="00714B44"/>
    <w:rsid w:val="00714E17"/>
    <w:rsid w:val="00715046"/>
    <w:rsid w:val="007154D4"/>
    <w:rsid w:val="007159AD"/>
    <w:rsid w:val="00715A41"/>
    <w:rsid w:val="00716623"/>
    <w:rsid w:val="0071702F"/>
    <w:rsid w:val="007170B6"/>
    <w:rsid w:val="00717371"/>
    <w:rsid w:val="00717590"/>
    <w:rsid w:val="0071775A"/>
    <w:rsid w:val="00720071"/>
    <w:rsid w:val="00721215"/>
    <w:rsid w:val="007215FB"/>
    <w:rsid w:val="007217F3"/>
    <w:rsid w:val="00721C7C"/>
    <w:rsid w:val="00722D93"/>
    <w:rsid w:val="00723259"/>
    <w:rsid w:val="0072379F"/>
    <w:rsid w:val="00723D44"/>
    <w:rsid w:val="007243E7"/>
    <w:rsid w:val="007245C9"/>
    <w:rsid w:val="007256D4"/>
    <w:rsid w:val="00726068"/>
    <w:rsid w:val="00726645"/>
    <w:rsid w:val="00726AF4"/>
    <w:rsid w:val="00726F64"/>
    <w:rsid w:val="00727012"/>
    <w:rsid w:val="00727815"/>
    <w:rsid w:val="007302BC"/>
    <w:rsid w:val="00730796"/>
    <w:rsid w:val="00730B9B"/>
    <w:rsid w:val="00730FE2"/>
    <w:rsid w:val="007311A4"/>
    <w:rsid w:val="00732997"/>
    <w:rsid w:val="00732FAF"/>
    <w:rsid w:val="00733CC5"/>
    <w:rsid w:val="00735C9D"/>
    <w:rsid w:val="00735E0A"/>
    <w:rsid w:val="007363DE"/>
    <w:rsid w:val="007364A1"/>
    <w:rsid w:val="00737795"/>
    <w:rsid w:val="007379F3"/>
    <w:rsid w:val="00737DC8"/>
    <w:rsid w:val="007402D1"/>
    <w:rsid w:val="00740BC1"/>
    <w:rsid w:val="00740C52"/>
    <w:rsid w:val="00741162"/>
    <w:rsid w:val="00741CA9"/>
    <w:rsid w:val="00741D0C"/>
    <w:rsid w:val="00742556"/>
    <w:rsid w:val="007428E3"/>
    <w:rsid w:val="007429DD"/>
    <w:rsid w:val="00742A2D"/>
    <w:rsid w:val="00742CA7"/>
    <w:rsid w:val="007431F1"/>
    <w:rsid w:val="007432FF"/>
    <w:rsid w:val="0074394C"/>
    <w:rsid w:val="00744191"/>
    <w:rsid w:val="00745652"/>
    <w:rsid w:val="007465E5"/>
    <w:rsid w:val="0074679B"/>
    <w:rsid w:val="007468E7"/>
    <w:rsid w:val="00746EE2"/>
    <w:rsid w:val="007475AE"/>
    <w:rsid w:val="0074790F"/>
    <w:rsid w:val="00747C78"/>
    <w:rsid w:val="00750881"/>
    <w:rsid w:val="007509EC"/>
    <w:rsid w:val="00751658"/>
    <w:rsid w:val="00751D95"/>
    <w:rsid w:val="0075219A"/>
    <w:rsid w:val="00752314"/>
    <w:rsid w:val="00752DF7"/>
    <w:rsid w:val="0075524B"/>
    <w:rsid w:val="0075535B"/>
    <w:rsid w:val="00755396"/>
    <w:rsid w:val="00755CE9"/>
    <w:rsid w:val="00756127"/>
    <w:rsid w:val="0075684D"/>
    <w:rsid w:val="00756B01"/>
    <w:rsid w:val="0075714D"/>
    <w:rsid w:val="00757359"/>
    <w:rsid w:val="007577A3"/>
    <w:rsid w:val="007601B6"/>
    <w:rsid w:val="00760462"/>
    <w:rsid w:val="0076059B"/>
    <w:rsid w:val="00760CB2"/>
    <w:rsid w:val="00760FC8"/>
    <w:rsid w:val="00761FE2"/>
    <w:rsid w:val="007637D6"/>
    <w:rsid w:val="00763BCB"/>
    <w:rsid w:val="00764530"/>
    <w:rsid w:val="00764C3E"/>
    <w:rsid w:val="00765941"/>
    <w:rsid w:val="007665F2"/>
    <w:rsid w:val="00766F0D"/>
    <w:rsid w:val="0076775A"/>
    <w:rsid w:val="00767EF5"/>
    <w:rsid w:val="00770453"/>
    <w:rsid w:val="007712B7"/>
    <w:rsid w:val="007737DB"/>
    <w:rsid w:val="00773A98"/>
    <w:rsid w:val="00774176"/>
    <w:rsid w:val="007742C4"/>
    <w:rsid w:val="0077482B"/>
    <w:rsid w:val="007748D4"/>
    <w:rsid w:val="00774B4A"/>
    <w:rsid w:val="00774BBA"/>
    <w:rsid w:val="007759C2"/>
    <w:rsid w:val="0077655A"/>
    <w:rsid w:val="007778C9"/>
    <w:rsid w:val="00777F74"/>
    <w:rsid w:val="0078247F"/>
    <w:rsid w:val="00782D6E"/>
    <w:rsid w:val="007831A1"/>
    <w:rsid w:val="0078435E"/>
    <w:rsid w:val="00784442"/>
    <w:rsid w:val="00784727"/>
    <w:rsid w:val="007849B6"/>
    <w:rsid w:val="00785999"/>
    <w:rsid w:val="00785F02"/>
    <w:rsid w:val="00786566"/>
    <w:rsid w:val="007866AF"/>
    <w:rsid w:val="00787103"/>
    <w:rsid w:val="007871D8"/>
    <w:rsid w:val="0078771F"/>
    <w:rsid w:val="00790174"/>
    <w:rsid w:val="00790FFE"/>
    <w:rsid w:val="007912C3"/>
    <w:rsid w:val="00791A36"/>
    <w:rsid w:val="007922BB"/>
    <w:rsid w:val="007926CC"/>
    <w:rsid w:val="00792C69"/>
    <w:rsid w:val="007938BF"/>
    <w:rsid w:val="0079429A"/>
    <w:rsid w:val="007945E5"/>
    <w:rsid w:val="0079486E"/>
    <w:rsid w:val="00794E1C"/>
    <w:rsid w:val="0079546E"/>
    <w:rsid w:val="00796578"/>
    <w:rsid w:val="00796971"/>
    <w:rsid w:val="00796AAE"/>
    <w:rsid w:val="00797722"/>
    <w:rsid w:val="00797737"/>
    <w:rsid w:val="007A09E6"/>
    <w:rsid w:val="007A0AF9"/>
    <w:rsid w:val="007A106E"/>
    <w:rsid w:val="007A1626"/>
    <w:rsid w:val="007A1BDB"/>
    <w:rsid w:val="007A29DC"/>
    <w:rsid w:val="007A2E54"/>
    <w:rsid w:val="007A322E"/>
    <w:rsid w:val="007A3971"/>
    <w:rsid w:val="007A439E"/>
    <w:rsid w:val="007A4861"/>
    <w:rsid w:val="007A497A"/>
    <w:rsid w:val="007A4D40"/>
    <w:rsid w:val="007A546E"/>
    <w:rsid w:val="007A5EEB"/>
    <w:rsid w:val="007A625E"/>
    <w:rsid w:val="007A70E8"/>
    <w:rsid w:val="007A74E6"/>
    <w:rsid w:val="007A77AE"/>
    <w:rsid w:val="007B0F59"/>
    <w:rsid w:val="007B1101"/>
    <w:rsid w:val="007B18D4"/>
    <w:rsid w:val="007B1FA8"/>
    <w:rsid w:val="007B20DB"/>
    <w:rsid w:val="007B22C9"/>
    <w:rsid w:val="007B248A"/>
    <w:rsid w:val="007B305C"/>
    <w:rsid w:val="007B332E"/>
    <w:rsid w:val="007B3A04"/>
    <w:rsid w:val="007B3F7A"/>
    <w:rsid w:val="007B458F"/>
    <w:rsid w:val="007B5302"/>
    <w:rsid w:val="007B5A5A"/>
    <w:rsid w:val="007B61AD"/>
    <w:rsid w:val="007B63BB"/>
    <w:rsid w:val="007B7D36"/>
    <w:rsid w:val="007B7FBE"/>
    <w:rsid w:val="007C02BC"/>
    <w:rsid w:val="007C179A"/>
    <w:rsid w:val="007C1988"/>
    <w:rsid w:val="007C1B96"/>
    <w:rsid w:val="007C1D26"/>
    <w:rsid w:val="007C29E6"/>
    <w:rsid w:val="007C2AA9"/>
    <w:rsid w:val="007C2F95"/>
    <w:rsid w:val="007C328E"/>
    <w:rsid w:val="007C34F1"/>
    <w:rsid w:val="007C4006"/>
    <w:rsid w:val="007C4495"/>
    <w:rsid w:val="007C4904"/>
    <w:rsid w:val="007C4EB4"/>
    <w:rsid w:val="007C4FE6"/>
    <w:rsid w:val="007C503D"/>
    <w:rsid w:val="007C552C"/>
    <w:rsid w:val="007C595E"/>
    <w:rsid w:val="007C6255"/>
    <w:rsid w:val="007C68F9"/>
    <w:rsid w:val="007C6AA1"/>
    <w:rsid w:val="007C6D68"/>
    <w:rsid w:val="007C7973"/>
    <w:rsid w:val="007C7ED3"/>
    <w:rsid w:val="007D0645"/>
    <w:rsid w:val="007D07F4"/>
    <w:rsid w:val="007D0E17"/>
    <w:rsid w:val="007D16B4"/>
    <w:rsid w:val="007D1B92"/>
    <w:rsid w:val="007D2415"/>
    <w:rsid w:val="007D293A"/>
    <w:rsid w:val="007D30C7"/>
    <w:rsid w:val="007D334F"/>
    <w:rsid w:val="007D33E8"/>
    <w:rsid w:val="007D3849"/>
    <w:rsid w:val="007D3F3D"/>
    <w:rsid w:val="007D423C"/>
    <w:rsid w:val="007D4247"/>
    <w:rsid w:val="007D4408"/>
    <w:rsid w:val="007D4573"/>
    <w:rsid w:val="007D519E"/>
    <w:rsid w:val="007D6649"/>
    <w:rsid w:val="007D67FE"/>
    <w:rsid w:val="007D6C47"/>
    <w:rsid w:val="007D771D"/>
    <w:rsid w:val="007D7D06"/>
    <w:rsid w:val="007E00C9"/>
    <w:rsid w:val="007E0206"/>
    <w:rsid w:val="007E0947"/>
    <w:rsid w:val="007E0D10"/>
    <w:rsid w:val="007E1BEC"/>
    <w:rsid w:val="007E25D6"/>
    <w:rsid w:val="007E2793"/>
    <w:rsid w:val="007E3674"/>
    <w:rsid w:val="007E39A8"/>
    <w:rsid w:val="007E39D3"/>
    <w:rsid w:val="007E39F5"/>
    <w:rsid w:val="007E42D6"/>
    <w:rsid w:val="007E4D80"/>
    <w:rsid w:val="007E5743"/>
    <w:rsid w:val="007E5D11"/>
    <w:rsid w:val="007E654C"/>
    <w:rsid w:val="007E6765"/>
    <w:rsid w:val="007E71E0"/>
    <w:rsid w:val="007E7FC4"/>
    <w:rsid w:val="007F04D8"/>
    <w:rsid w:val="007F1BA5"/>
    <w:rsid w:val="007F1D5D"/>
    <w:rsid w:val="007F1E4A"/>
    <w:rsid w:val="007F1FC5"/>
    <w:rsid w:val="007F2415"/>
    <w:rsid w:val="007F48C5"/>
    <w:rsid w:val="007F4B16"/>
    <w:rsid w:val="007F5358"/>
    <w:rsid w:val="007F5AE3"/>
    <w:rsid w:val="007F64B7"/>
    <w:rsid w:val="007F6F88"/>
    <w:rsid w:val="007F72CB"/>
    <w:rsid w:val="007F741D"/>
    <w:rsid w:val="007F7457"/>
    <w:rsid w:val="007F7458"/>
    <w:rsid w:val="007F76C7"/>
    <w:rsid w:val="007F76DB"/>
    <w:rsid w:val="007F7C24"/>
    <w:rsid w:val="00801174"/>
    <w:rsid w:val="00801ABA"/>
    <w:rsid w:val="00804CD8"/>
    <w:rsid w:val="00804D33"/>
    <w:rsid w:val="008052DB"/>
    <w:rsid w:val="008053E7"/>
    <w:rsid w:val="00805536"/>
    <w:rsid w:val="00805569"/>
    <w:rsid w:val="00805DE8"/>
    <w:rsid w:val="00805EEA"/>
    <w:rsid w:val="00807D27"/>
    <w:rsid w:val="00807E3A"/>
    <w:rsid w:val="00811312"/>
    <w:rsid w:val="008116D9"/>
    <w:rsid w:val="00811871"/>
    <w:rsid w:val="008118CB"/>
    <w:rsid w:val="00811979"/>
    <w:rsid w:val="00811983"/>
    <w:rsid w:val="00814160"/>
    <w:rsid w:val="00814FD1"/>
    <w:rsid w:val="008150A0"/>
    <w:rsid w:val="00815FE3"/>
    <w:rsid w:val="008162AC"/>
    <w:rsid w:val="00816C65"/>
    <w:rsid w:val="00816C8C"/>
    <w:rsid w:val="008170E5"/>
    <w:rsid w:val="00817C69"/>
    <w:rsid w:val="00820670"/>
    <w:rsid w:val="00820B92"/>
    <w:rsid w:val="00820CC6"/>
    <w:rsid w:val="00821014"/>
    <w:rsid w:val="008213D2"/>
    <w:rsid w:val="00821843"/>
    <w:rsid w:val="008219B0"/>
    <w:rsid w:val="00821C55"/>
    <w:rsid w:val="008227DB"/>
    <w:rsid w:val="00822B80"/>
    <w:rsid w:val="00823032"/>
    <w:rsid w:val="00823095"/>
    <w:rsid w:val="00823FA9"/>
    <w:rsid w:val="00824E32"/>
    <w:rsid w:val="0082506F"/>
    <w:rsid w:val="0082532B"/>
    <w:rsid w:val="00825B16"/>
    <w:rsid w:val="00826483"/>
    <w:rsid w:val="008266C5"/>
    <w:rsid w:val="00827625"/>
    <w:rsid w:val="008278DC"/>
    <w:rsid w:val="008301BD"/>
    <w:rsid w:val="0083059D"/>
    <w:rsid w:val="00830BB7"/>
    <w:rsid w:val="00830FD3"/>
    <w:rsid w:val="008310E2"/>
    <w:rsid w:val="008315E8"/>
    <w:rsid w:val="008320CE"/>
    <w:rsid w:val="00834A5F"/>
    <w:rsid w:val="0083505B"/>
    <w:rsid w:val="00835778"/>
    <w:rsid w:val="00835906"/>
    <w:rsid w:val="008359FF"/>
    <w:rsid w:val="00836058"/>
    <w:rsid w:val="0083632F"/>
    <w:rsid w:val="0083680B"/>
    <w:rsid w:val="00836DEC"/>
    <w:rsid w:val="00837223"/>
    <w:rsid w:val="00837C3C"/>
    <w:rsid w:val="00840663"/>
    <w:rsid w:val="00840C96"/>
    <w:rsid w:val="00841F56"/>
    <w:rsid w:val="00841F8E"/>
    <w:rsid w:val="00842045"/>
    <w:rsid w:val="00842CD3"/>
    <w:rsid w:val="00843B9D"/>
    <w:rsid w:val="00843DEF"/>
    <w:rsid w:val="0084525B"/>
    <w:rsid w:val="00845C38"/>
    <w:rsid w:val="0084616E"/>
    <w:rsid w:val="00846900"/>
    <w:rsid w:val="00846A80"/>
    <w:rsid w:val="008471C2"/>
    <w:rsid w:val="0084769B"/>
    <w:rsid w:val="0084774C"/>
    <w:rsid w:val="00847895"/>
    <w:rsid w:val="00847D2D"/>
    <w:rsid w:val="00850874"/>
    <w:rsid w:val="00850938"/>
    <w:rsid w:val="00850FCC"/>
    <w:rsid w:val="00851107"/>
    <w:rsid w:val="00851204"/>
    <w:rsid w:val="0085294E"/>
    <w:rsid w:val="00852EC4"/>
    <w:rsid w:val="00852F2D"/>
    <w:rsid w:val="00853948"/>
    <w:rsid w:val="008539C9"/>
    <w:rsid w:val="00853AE3"/>
    <w:rsid w:val="0085492A"/>
    <w:rsid w:val="00855208"/>
    <w:rsid w:val="0085527B"/>
    <w:rsid w:val="008554A7"/>
    <w:rsid w:val="008557BB"/>
    <w:rsid w:val="00855C7E"/>
    <w:rsid w:val="00855E42"/>
    <w:rsid w:val="00855E8A"/>
    <w:rsid w:val="00855F0B"/>
    <w:rsid w:val="008570DF"/>
    <w:rsid w:val="0085716D"/>
    <w:rsid w:val="008571C0"/>
    <w:rsid w:val="0086038F"/>
    <w:rsid w:val="00860CAB"/>
    <w:rsid w:val="008619FF"/>
    <w:rsid w:val="00861EA0"/>
    <w:rsid w:val="00862751"/>
    <w:rsid w:val="008629D3"/>
    <w:rsid w:val="00862FFA"/>
    <w:rsid w:val="0086382A"/>
    <w:rsid w:val="00863890"/>
    <w:rsid w:val="00864146"/>
    <w:rsid w:val="00865588"/>
    <w:rsid w:val="00865748"/>
    <w:rsid w:val="008657BF"/>
    <w:rsid w:val="00865CFB"/>
    <w:rsid w:val="00865E11"/>
    <w:rsid w:val="00865FA3"/>
    <w:rsid w:val="00866CE5"/>
    <w:rsid w:val="00866FC3"/>
    <w:rsid w:val="008671DC"/>
    <w:rsid w:val="0086728B"/>
    <w:rsid w:val="00870AF3"/>
    <w:rsid w:val="0087130A"/>
    <w:rsid w:val="00871914"/>
    <w:rsid w:val="00871B2B"/>
    <w:rsid w:val="00871B6E"/>
    <w:rsid w:val="00871D08"/>
    <w:rsid w:val="008720C5"/>
    <w:rsid w:val="00872802"/>
    <w:rsid w:val="00872C27"/>
    <w:rsid w:val="00873124"/>
    <w:rsid w:val="00873775"/>
    <w:rsid w:val="008742FB"/>
    <w:rsid w:val="0087447E"/>
    <w:rsid w:val="00875446"/>
    <w:rsid w:val="0087553C"/>
    <w:rsid w:val="0087572F"/>
    <w:rsid w:val="008758D9"/>
    <w:rsid w:val="00876CCA"/>
    <w:rsid w:val="00876D63"/>
    <w:rsid w:val="0087727B"/>
    <w:rsid w:val="00880454"/>
    <w:rsid w:val="00880C45"/>
    <w:rsid w:val="00881F20"/>
    <w:rsid w:val="00882612"/>
    <w:rsid w:val="00885A28"/>
    <w:rsid w:val="00885F3A"/>
    <w:rsid w:val="00885F89"/>
    <w:rsid w:val="0088687B"/>
    <w:rsid w:val="008869E8"/>
    <w:rsid w:val="00886A69"/>
    <w:rsid w:val="00886C32"/>
    <w:rsid w:val="00886D4D"/>
    <w:rsid w:val="00887679"/>
    <w:rsid w:val="00887725"/>
    <w:rsid w:val="00887772"/>
    <w:rsid w:val="008878AA"/>
    <w:rsid w:val="0089120E"/>
    <w:rsid w:val="00891505"/>
    <w:rsid w:val="008916A3"/>
    <w:rsid w:val="008917BF"/>
    <w:rsid w:val="00891B9C"/>
    <w:rsid w:val="00891DE9"/>
    <w:rsid w:val="00891FA8"/>
    <w:rsid w:val="0089275E"/>
    <w:rsid w:val="008928E5"/>
    <w:rsid w:val="00892946"/>
    <w:rsid w:val="00893212"/>
    <w:rsid w:val="008932BD"/>
    <w:rsid w:val="00893545"/>
    <w:rsid w:val="00893CB6"/>
    <w:rsid w:val="00893EEB"/>
    <w:rsid w:val="0089478E"/>
    <w:rsid w:val="00894A48"/>
    <w:rsid w:val="00894B40"/>
    <w:rsid w:val="00895841"/>
    <w:rsid w:val="00895D1D"/>
    <w:rsid w:val="00896284"/>
    <w:rsid w:val="008967F7"/>
    <w:rsid w:val="0089736A"/>
    <w:rsid w:val="00897589"/>
    <w:rsid w:val="0089794C"/>
    <w:rsid w:val="008A0780"/>
    <w:rsid w:val="008A0B91"/>
    <w:rsid w:val="008A1A5D"/>
    <w:rsid w:val="008A1AAC"/>
    <w:rsid w:val="008A1BC1"/>
    <w:rsid w:val="008A2968"/>
    <w:rsid w:val="008A426E"/>
    <w:rsid w:val="008A46D0"/>
    <w:rsid w:val="008A4977"/>
    <w:rsid w:val="008A4F51"/>
    <w:rsid w:val="008A5696"/>
    <w:rsid w:val="008A5AD3"/>
    <w:rsid w:val="008A60CA"/>
    <w:rsid w:val="008A6F0C"/>
    <w:rsid w:val="008A7ECC"/>
    <w:rsid w:val="008B0183"/>
    <w:rsid w:val="008B054A"/>
    <w:rsid w:val="008B0A59"/>
    <w:rsid w:val="008B0ABB"/>
    <w:rsid w:val="008B0C7C"/>
    <w:rsid w:val="008B1281"/>
    <w:rsid w:val="008B1AF9"/>
    <w:rsid w:val="008B20BA"/>
    <w:rsid w:val="008B2172"/>
    <w:rsid w:val="008B30E7"/>
    <w:rsid w:val="008B32A4"/>
    <w:rsid w:val="008B3D54"/>
    <w:rsid w:val="008B42C6"/>
    <w:rsid w:val="008B457E"/>
    <w:rsid w:val="008B457F"/>
    <w:rsid w:val="008B557F"/>
    <w:rsid w:val="008B5A67"/>
    <w:rsid w:val="008B5B60"/>
    <w:rsid w:val="008B5FEB"/>
    <w:rsid w:val="008B60C4"/>
    <w:rsid w:val="008B6439"/>
    <w:rsid w:val="008B74F0"/>
    <w:rsid w:val="008B77F3"/>
    <w:rsid w:val="008B7841"/>
    <w:rsid w:val="008B7B23"/>
    <w:rsid w:val="008C0678"/>
    <w:rsid w:val="008C071C"/>
    <w:rsid w:val="008C0E80"/>
    <w:rsid w:val="008C0F13"/>
    <w:rsid w:val="008C112D"/>
    <w:rsid w:val="008C1185"/>
    <w:rsid w:val="008C27D4"/>
    <w:rsid w:val="008C2FD1"/>
    <w:rsid w:val="008C3A2D"/>
    <w:rsid w:val="008C3AE8"/>
    <w:rsid w:val="008C3B43"/>
    <w:rsid w:val="008C4302"/>
    <w:rsid w:val="008C4341"/>
    <w:rsid w:val="008C441E"/>
    <w:rsid w:val="008C51A5"/>
    <w:rsid w:val="008C56DA"/>
    <w:rsid w:val="008C62FD"/>
    <w:rsid w:val="008C6434"/>
    <w:rsid w:val="008C65CF"/>
    <w:rsid w:val="008C7593"/>
    <w:rsid w:val="008C75A0"/>
    <w:rsid w:val="008D0261"/>
    <w:rsid w:val="008D096B"/>
    <w:rsid w:val="008D1219"/>
    <w:rsid w:val="008D1380"/>
    <w:rsid w:val="008D1533"/>
    <w:rsid w:val="008D1844"/>
    <w:rsid w:val="008D1B46"/>
    <w:rsid w:val="008D2258"/>
    <w:rsid w:val="008D2C7D"/>
    <w:rsid w:val="008D2CAB"/>
    <w:rsid w:val="008D3082"/>
    <w:rsid w:val="008D3272"/>
    <w:rsid w:val="008D3B00"/>
    <w:rsid w:val="008D3E53"/>
    <w:rsid w:val="008D3F91"/>
    <w:rsid w:val="008D473E"/>
    <w:rsid w:val="008D4AEB"/>
    <w:rsid w:val="008D4C38"/>
    <w:rsid w:val="008D55C9"/>
    <w:rsid w:val="008D57F0"/>
    <w:rsid w:val="008D5C3A"/>
    <w:rsid w:val="008D604B"/>
    <w:rsid w:val="008D73C5"/>
    <w:rsid w:val="008D74B8"/>
    <w:rsid w:val="008D7701"/>
    <w:rsid w:val="008D79BC"/>
    <w:rsid w:val="008D7ED9"/>
    <w:rsid w:val="008E009C"/>
    <w:rsid w:val="008E02A2"/>
    <w:rsid w:val="008E0533"/>
    <w:rsid w:val="008E0574"/>
    <w:rsid w:val="008E0743"/>
    <w:rsid w:val="008E212D"/>
    <w:rsid w:val="008E217B"/>
    <w:rsid w:val="008E2896"/>
    <w:rsid w:val="008E3790"/>
    <w:rsid w:val="008E507E"/>
    <w:rsid w:val="008E51C4"/>
    <w:rsid w:val="008E52C5"/>
    <w:rsid w:val="008E5B18"/>
    <w:rsid w:val="008E5EC5"/>
    <w:rsid w:val="008E645B"/>
    <w:rsid w:val="008E6699"/>
    <w:rsid w:val="008E7B7E"/>
    <w:rsid w:val="008F0814"/>
    <w:rsid w:val="008F085B"/>
    <w:rsid w:val="008F1223"/>
    <w:rsid w:val="008F17DF"/>
    <w:rsid w:val="008F1BF2"/>
    <w:rsid w:val="008F2076"/>
    <w:rsid w:val="008F2431"/>
    <w:rsid w:val="008F246B"/>
    <w:rsid w:val="008F2BFA"/>
    <w:rsid w:val="008F314A"/>
    <w:rsid w:val="008F33CA"/>
    <w:rsid w:val="008F36D2"/>
    <w:rsid w:val="008F378B"/>
    <w:rsid w:val="008F4920"/>
    <w:rsid w:val="008F4E09"/>
    <w:rsid w:val="008F506C"/>
    <w:rsid w:val="008F528D"/>
    <w:rsid w:val="008F60A3"/>
    <w:rsid w:val="008F60F5"/>
    <w:rsid w:val="008F67E9"/>
    <w:rsid w:val="008F7449"/>
    <w:rsid w:val="008F779D"/>
    <w:rsid w:val="008F7BD4"/>
    <w:rsid w:val="008F7C0C"/>
    <w:rsid w:val="008F7C30"/>
    <w:rsid w:val="00900588"/>
    <w:rsid w:val="009015E5"/>
    <w:rsid w:val="00901CBB"/>
    <w:rsid w:val="00901E50"/>
    <w:rsid w:val="009026B6"/>
    <w:rsid w:val="00902A7F"/>
    <w:rsid w:val="00902ADF"/>
    <w:rsid w:val="00902AF5"/>
    <w:rsid w:val="00903090"/>
    <w:rsid w:val="0090313A"/>
    <w:rsid w:val="0090313E"/>
    <w:rsid w:val="00903807"/>
    <w:rsid w:val="0090386F"/>
    <w:rsid w:val="00903DC2"/>
    <w:rsid w:val="0090407D"/>
    <w:rsid w:val="009041DA"/>
    <w:rsid w:val="00904ACB"/>
    <w:rsid w:val="00905051"/>
    <w:rsid w:val="00906459"/>
    <w:rsid w:val="00906784"/>
    <w:rsid w:val="00906A4D"/>
    <w:rsid w:val="00906F67"/>
    <w:rsid w:val="00907787"/>
    <w:rsid w:val="00910B18"/>
    <w:rsid w:val="00910E4A"/>
    <w:rsid w:val="00911C73"/>
    <w:rsid w:val="009134DC"/>
    <w:rsid w:val="009136C6"/>
    <w:rsid w:val="00913F86"/>
    <w:rsid w:val="009140AB"/>
    <w:rsid w:val="0091435E"/>
    <w:rsid w:val="00914406"/>
    <w:rsid w:val="00914B21"/>
    <w:rsid w:val="00915F28"/>
    <w:rsid w:val="009204F3"/>
    <w:rsid w:val="0092068A"/>
    <w:rsid w:val="009208F3"/>
    <w:rsid w:val="0092097D"/>
    <w:rsid w:val="00920B2C"/>
    <w:rsid w:val="009210EB"/>
    <w:rsid w:val="00922009"/>
    <w:rsid w:val="00922B2A"/>
    <w:rsid w:val="00922EB7"/>
    <w:rsid w:val="00923618"/>
    <w:rsid w:val="00923BA1"/>
    <w:rsid w:val="00923C1B"/>
    <w:rsid w:val="00924334"/>
    <w:rsid w:val="0092456E"/>
    <w:rsid w:val="00924973"/>
    <w:rsid w:val="009255F3"/>
    <w:rsid w:val="00925A32"/>
    <w:rsid w:val="00926061"/>
    <w:rsid w:val="0092692A"/>
    <w:rsid w:val="00927BC5"/>
    <w:rsid w:val="00930A63"/>
    <w:rsid w:val="00930B7C"/>
    <w:rsid w:val="009317D0"/>
    <w:rsid w:val="00931981"/>
    <w:rsid w:val="00931BBB"/>
    <w:rsid w:val="00931DA0"/>
    <w:rsid w:val="00932879"/>
    <w:rsid w:val="00932D8E"/>
    <w:rsid w:val="0093317E"/>
    <w:rsid w:val="00933AEB"/>
    <w:rsid w:val="00933E5B"/>
    <w:rsid w:val="0093417E"/>
    <w:rsid w:val="009347E5"/>
    <w:rsid w:val="00934EBC"/>
    <w:rsid w:val="009358F7"/>
    <w:rsid w:val="00935FA9"/>
    <w:rsid w:val="00936F41"/>
    <w:rsid w:val="009374E6"/>
    <w:rsid w:val="009379BC"/>
    <w:rsid w:val="00937F52"/>
    <w:rsid w:val="00941468"/>
    <w:rsid w:val="009418EB"/>
    <w:rsid w:val="00941EA2"/>
    <w:rsid w:val="00941FC1"/>
    <w:rsid w:val="00942517"/>
    <w:rsid w:val="0094317B"/>
    <w:rsid w:val="0094363C"/>
    <w:rsid w:val="00943B8D"/>
    <w:rsid w:val="009440B2"/>
    <w:rsid w:val="009449F8"/>
    <w:rsid w:val="009459C5"/>
    <w:rsid w:val="00946B2B"/>
    <w:rsid w:val="00946B65"/>
    <w:rsid w:val="00946D4C"/>
    <w:rsid w:val="00947219"/>
    <w:rsid w:val="00947631"/>
    <w:rsid w:val="00947E0B"/>
    <w:rsid w:val="00950F01"/>
    <w:rsid w:val="009518C0"/>
    <w:rsid w:val="00951D27"/>
    <w:rsid w:val="00951F0B"/>
    <w:rsid w:val="009520A4"/>
    <w:rsid w:val="00952AB7"/>
    <w:rsid w:val="00952C15"/>
    <w:rsid w:val="00953605"/>
    <w:rsid w:val="00955005"/>
    <w:rsid w:val="00955035"/>
    <w:rsid w:val="00955AAA"/>
    <w:rsid w:val="0095667F"/>
    <w:rsid w:val="00957801"/>
    <w:rsid w:val="009600A9"/>
    <w:rsid w:val="0096018D"/>
    <w:rsid w:val="0096038C"/>
    <w:rsid w:val="00960D4D"/>
    <w:rsid w:val="00961296"/>
    <w:rsid w:val="00961690"/>
    <w:rsid w:val="009616B2"/>
    <w:rsid w:val="0096174B"/>
    <w:rsid w:val="009618BE"/>
    <w:rsid w:val="00961909"/>
    <w:rsid w:val="00961A93"/>
    <w:rsid w:val="00961E05"/>
    <w:rsid w:val="00962115"/>
    <w:rsid w:val="009623AD"/>
    <w:rsid w:val="0096338B"/>
    <w:rsid w:val="009639F7"/>
    <w:rsid w:val="00964181"/>
    <w:rsid w:val="009648E7"/>
    <w:rsid w:val="00964F84"/>
    <w:rsid w:val="00965298"/>
    <w:rsid w:val="009653A7"/>
    <w:rsid w:val="0096578C"/>
    <w:rsid w:val="00965AB7"/>
    <w:rsid w:val="00966C8F"/>
    <w:rsid w:val="00967023"/>
    <w:rsid w:val="0096722F"/>
    <w:rsid w:val="0096755E"/>
    <w:rsid w:val="00967C7D"/>
    <w:rsid w:val="009714E0"/>
    <w:rsid w:val="0097176E"/>
    <w:rsid w:val="009719B3"/>
    <w:rsid w:val="00972055"/>
    <w:rsid w:val="00972FBD"/>
    <w:rsid w:val="0097378F"/>
    <w:rsid w:val="0097399E"/>
    <w:rsid w:val="00973C06"/>
    <w:rsid w:val="00973DC2"/>
    <w:rsid w:val="00974524"/>
    <w:rsid w:val="009761FF"/>
    <w:rsid w:val="0097743C"/>
    <w:rsid w:val="00977961"/>
    <w:rsid w:val="00980469"/>
    <w:rsid w:val="00980A62"/>
    <w:rsid w:val="00981598"/>
    <w:rsid w:val="009819C2"/>
    <w:rsid w:val="0098211F"/>
    <w:rsid w:val="009821CD"/>
    <w:rsid w:val="009821FC"/>
    <w:rsid w:val="00982D10"/>
    <w:rsid w:val="009838C4"/>
    <w:rsid w:val="00983AB6"/>
    <w:rsid w:val="00983C98"/>
    <w:rsid w:val="00983D44"/>
    <w:rsid w:val="0098400A"/>
    <w:rsid w:val="0098444E"/>
    <w:rsid w:val="00984A16"/>
    <w:rsid w:val="00984A2B"/>
    <w:rsid w:val="00985116"/>
    <w:rsid w:val="0098548E"/>
    <w:rsid w:val="0098559B"/>
    <w:rsid w:val="00985C70"/>
    <w:rsid w:val="009870B3"/>
    <w:rsid w:val="009870CF"/>
    <w:rsid w:val="009874EC"/>
    <w:rsid w:val="00987BD1"/>
    <w:rsid w:val="00987D8D"/>
    <w:rsid w:val="00990FB1"/>
    <w:rsid w:val="00991388"/>
    <w:rsid w:val="00991D98"/>
    <w:rsid w:val="00992242"/>
    <w:rsid w:val="0099239D"/>
    <w:rsid w:val="00992734"/>
    <w:rsid w:val="0099281B"/>
    <w:rsid w:val="009928C7"/>
    <w:rsid w:val="00992ABA"/>
    <w:rsid w:val="00993232"/>
    <w:rsid w:val="00993CFC"/>
    <w:rsid w:val="00993DCA"/>
    <w:rsid w:val="009941B9"/>
    <w:rsid w:val="00994D6B"/>
    <w:rsid w:val="00995B4F"/>
    <w:rsid w:val="00995ED9"/>
    <w:rsid w:val="009965F3"/>
    <w:rsid w:val="00996C31"/>
    <w:rsid w:val="009974A9"/>
    <w:rsid w:val="009975A2"/>
    <w:rsid w:val="00997C48"/>
    <w:rsid w:val="009A052F"/>
    <w:rsid w:val="009A0582"/>
    <w:rsid w:val="009A0C2A"/>
    <w:rsid w:val="009A0E26"/>
    <w:rsid w:val="009A10C2"/>
    <w:rsid w:val="009A12EA"/>
    <w:rsid w:val="009A1451"/>
    <w:rsid w:val="009A198F"/>
    <w:rsid w:val="009A1E4C"/>
    <w:rsid w:val="009A2061"/>
    <w:rsid w:val="009A2AAC"/>
    <w:rsid w:val="009A2CF8"/>
    <w:rsid w:val="009A311C"/>
    <w:rsid w:val="009A31A3"/>
    <w:rsid w:val="009A42A3"/>
    <w:rsid w:val="009A448D"/>
    <w:rsid w:val="009A4CCB"/>
    <w:rsid w:val="009A4FA3"/>
    <w:rsid w:val="009A5749"/>
    <w:rsid w:val="009A58B6"/>
    <w:rsid w:val="009A6935"/>
    <w:rsid w:val="009A6DFA"/>
    <w:rsid w:val="009A6E8B"/>
    <w:rsid w:val="009A7054"/>
    <w:rsid w:val="009A71E6"/>
    <w:rsid w:val="009A73BB"/>
    <w:rsid w:val="009A763F"/>
    <w:rsid w:val="009A797C"/>
    <w:rsid w:val="009B0322"/>
    <w:rsid w:val="009B042C"/>
    <w:rsid w:val="009B0F0C"/>
    <w:rsid w:val="009B11AB"/>
    <w:rsid w:val="009B1297"/>
    <w:rsid w:val="009B1376"/>
    <w:rsid w:val="009B143C"/>
    <w:rsid w:val="009B1C8A"/>
    <w:rsid w:val="009B248E"/>
    <w:rsid w:val="009B2612"/>
    <w:rsid w:val="009B2EB2"/>
    <w:rsid w:val="009B3315"/>
    <w:rsid w:val="009B3AC6"/>
    <w:rsid w:val="009B432F"/>
    <w:rsid w:val="009B493A"/>
    <w:rsid w:val="009B4A1D"/>
    <w:rsid w:val="009B58DC"/>
    <w:rsid w:val="009B6107"/>
    <w:rsid w:val="009B6856"/>
    <w:rsid w:val="009B6A58"/>
    <w:rsid w:val="009B7395"/>
    <w:rsid w:val="009B79AB"/>
    <w:rsid w:val="009C02B3"/>
    <w:rsid w:val="009C0DA0"/>
    <w:rsid w:val="009C1869"/>
    <w:rsid w:val="009C1AA7"/>
    <w:rsid w:val="009C27FE"/>
    <w:rsid w:val="009C381B"/>
    <w:rsid w:val="009C3DE2"/>
    <w:rsid w:val="009C3DEF"/>
    <w:rsid w:val="009C528C"/>
    <w:rsid w:val="009C6095"/>
    <w:rsid w:val="009C7772"/>
    <w:rsid w:val="009D0A54"/>
    <w:rsid w:val="009D1424"/>
    <w:rsid w:val="009D173A"/>
    <w:rsid w:val="009D1861"/>
    <w:rsid w:val="009D2EF1"/>
    <w:rsid w:val="009D3524"/>
    <w:rsid w:val="009D3C30"/>
    <w:rsid w:val="009D3DAD"/>
    <w:rsid w:val="009D4531"/>
    <w:rsid w:val="009D4C3B"/>
    <w:rsid w:val="009D5BE4"/>
    <w:rsid w:val="009D62B2"/>
    <w:rsid w:val="009D67F7"/>
    <w:rsid w:val="009D711F"/>
    <w:rsid w:val="009D779E"/>
    <w:rsid w:val="009E07BA"/>
    <w:rsid w:val="009E1897"/>
    <w:rsid w:val="009E1D67"/>
    <w:rsid w:val="009E2AFD"/>
    <w:rsid w:val="009E3BC6"/>
    <w:rsid w:val="009E4C10"/>
    <w:rsid w:val="009E67A6"/>
    <w:rsid w:val="009E6AED"/>
    <w:rsid w:val="009E6C95"/>
    <w:rsid w:val="009E6EAF"/>
    <w:rsid w:val="009E6FBF"/>
    <w:rsid w:val="009E7133"/>
    <w:rsid w:val="009E7177"/>
    <w:rsid w:val="009E76B4"/>
    <w:rsid w:val="009E78FA"/>
    <w:rsid w:val="009E7A73"/>
    <w:rsid w:val="009E7D88"/>
    <w:rsid w:val="009E7E22"/>
    <w:rsid w:val="009E7EB1"/>
    <w:rsid w:val="009E7F39"/>
    <w:rsid w:val="009F0EBE"/>
    <w:rsid w:val="009F122E"/>
    <w:rsid w:val="009F135C"/>
    <w:rsid w:val="009F1E45"/>
    <w:rsid w:val="009F23DD"/>
    <w:rsid w:val="009F3F99"/>
    <w:rsid w:val="009F45DB"/>
    <w:rsid w:val="009F4AEA"/>
    <w:rsid w:val="009F4EEB"/>
    <w:rsid w:val="009F5277"/>
    <w:rsid w:val="009F5AEB"/>
    <w:rsid w:val="009F5F1D"/>
    <w:rsid w:val="009F6086"/>
    <w:rsid w:val="009F6364"/>
    <w:rsid w:val="009F6730"/>
    <w:rsid w:val="009F7136"/>
    <w:rsid w:val="009F7346"/>
    <w:rsid w:val="009F73F4"/>
    <w:rsid w:val="009F793D"/>
    <w:rsid w:val="009F7D73"/>
    <w:rsid w:val="00A00A82"/>
    <w:rsid w:val="00A00A9D"/>
    <w:rsid w:val="00A00FFD"/>
    <w:rsid w:val="00A019C2"/>
    <w:rsid w:val="00A02325"/>
    <w:rsid w:val="00A024E5"/>
    <w:rsid w:val="00A02A4D"/>
    <w:rsid w:val="00A02B85"/>
    <w:rsid w:val="00A02CE0"/>
    <w:rsid w:val="00A02E60"/>
    <w:rsid w:val="00A04115"/>
    <w:rsid w:val="00A04561"/>
    <w:rsid w:val="00A05391"/>
    <w:rsid w:val="00A06642"/>
    <w:rsid w:val="00A06B36"/>
    <w:rsid w:val="00A06CCF"/>
    <w:rsid w:val="00A1055F"/>
    <w:rsid w:val="00A10659"/>
    <w:rsid w:val="00A107AF"/>
    <w:rsid w:val="00A107CF"/>
    <w:rsid w:val="00A10FDB"/>
    <w:rsid w:val="00A1163D"/>
    <w:rsid w:val="00A1188D"/>
    <w:rsid w:val="00A128D2"/>
    <w:rsid w:val="00A12A00"/>
    <w:rsid w:val="00A12A78"/>
    <w:rsid w:val="00A1457A"/>
    <w:rsid w:val="00A1461D"/>
    <w:rsid w:val="00A14B0C"/>
    <w:rsid w:val="00A153D5"/>
    <w:rsid w:val="00A15404"/>
    <w:rsid w:val="00A154BB"/>
    <w:rsid w:val="00A15A9A"/>
    <w:rsid w:val="00A15B70"/>
    <w:rsid w:val="00A15EC7"/>
    <w:rsid w:val="00A1639B"/>
    <w:rsid w:val="00A163EC"/>
    <w:rsid w:val="00A16E5D"/>
    <w:rsid w:val="00A16F69"/>
    <w:rsid w:val="00A174BB"/>
    <w:rsid w:val="00A17C5F"/>
    <w:rsid w:val="00A2083E"/>
    <w:rsid w:val="00A20BB6"/>
    <w:rsid w:val="00A20CF2"/>
    <w:rsid w:val="00A20FEF"/>
    <w:rsid w:val="00A21240"/>
    <w:rsid w:val="00A21471"/>
    <w:rsid w:val="00A21A66"/>
    <w:rsid w:val="00A22E74"/>
    <w:rsid w:val="00A22FE5"/>
    <w:rsid w:val="00A24308"/>
    <w:rsid w:val="00A245E0"/>
    <w:rsid w:val="00A2465E"/>
    <w:rsid w:val="00A25117"/>
    <w:rsid w:val="00A256F3"/>
    <w:rsid w:val="00A257A8"/>
    <w:rsid w:val="00A25D12"/>
    <w:rsid w:val="00A25FAB"/>
    <w:rsid w:val="00A26023"/>
    <w:rsid w:val="00A264F0"/>
    <w:rsid w:val="00A26ECF"/>
    <w:rsid w:val="00A2761F"/>
    <w:rsid w:val="00A3020B"/>
    <w:rsid w:val="00A3033E"/>
    <w:rsid w:val="00A30526"/>
    <w:rsid w:val="00A310D6"/>
    <w:rsid w:val="00A3112A"/>
    <w:rsid w:val="00A31953"/>
    <w:rsid w:val="00A3271D"/>
    <w:rsid w:val="00A327DE"/>
    <w:rsid w:val="00A32D10"/>
    <w:rsid w:val="00A3308E"/>
    <w:rsid w:val="00A33E9B"/>
    <w:rsid w:val="00A34108"/>
    <w:rsid w:val="00A34128"/>
    <w:rsid w:val="00A34900"/>
    <w:rsid w:val="00A34E4D"/>
    <w:rsid w:val="00A3670E"/>
    <w:rsid w:val="00A37045"/>
    <w:rsid w:val="00A3790F"/>
    <w:rsid w:val="00A37AC6"/>
    <w:rsid w:val="00A37D9E"/>
    <w:rsid w:val="00A403AD"/>
    <w:rsid w:val="00A40D4D"/>
    <w:rsid w:val="00A4131E"/>
    <w:rsid w:val="00A41C88"/>
    <w:rsid w:val="00A41D04"/>
    <w:rsid w:val="00A42505"/>
    <w:rsid w:val="00A42805"/>
    <w:rsid w:val="00A42973"/>
    <w:rsid w:val="00A42B5D"/>
    <w:rsid w:val="00A43ACF"/>
    <w:rsid w:val="00A43DAE"/>
    <w:rsid w:val="00A4449C"/>
    <w:rsid w:val="00A44676"/>
    <w:rsid w:val="00A44781"/>
    <w:rsid w:val="00A44D36"/>
    <w:rsid w:val="00A45FC2"/>
    <w:rsid w:val="00A45FE6"/>
    <w:rsid w:val="00A46221"/>
    <w:rsid w:val="00A46344"/>
    <w:rsid w:val="00A464AC"/>
    <w:rsid w:val="00A46DE4"/>
    <w:rsid w:val="00A46F7D"/>
    <w:rsid w:val="00A471B1"/>
    <w:rsid w:val="00A475D8"/>
    <w:rsid w:val="00A47B56"/>
    <w:rsid w:val="00A50228"/>
    <w:rsid w:val="00A50230"/>
    <w:rsid w:val="00A50702"/>
    <w:rsid w:val="00A508E6"/>
    <w:rsid w:val="00A50BE2"/>
    <w:rsid w:val="00A512CD"/>
    <w:rsid w:val="00A513BB"/>
    <w:rsid w:val="00A51637"/>
    <w:rsid w:val="00A51D59"/>
    <w:rsid w:val="00A52CD9"/>
    <w:rsid w:val="00A547CC"/>
    <w:rsid w:val="00A555C5"/>
    <w:rsid w:val="00A567D5"/>
    <w:rsid w:val="00A56C43"/>
    <w:rsid w:val="00A56F31"/>
    <w:rsid w:val="00A5706B"/>
    <w:rsid w:val="00A60E7D"/>
    <w:rsid w:val="00A613FE"/>
    <w:rsid w:val="00A61FCE"/>
    <w:rsid w:val="00A62C5C"/>
    <w:rsid w:val="00A62F1A"/>
    <w:rsid w:val="00A6323D"/>
    <w:rsid w:val="00A638B2"/>
    <w:rsid w:val="00A640A6"/>
    <w:rsid w:val="00A64D49"/>
    <w:rsid w:val="00A64E1C"/>
    <w:rsid w:val="00A64E53"/>
    <w:rsid w:val="00A65431"/>
    <w:rsid w:val="00A65484"/>
    <w:rsid w:val="00A65E05"/>
    <w:rsid w:val="00A666F6"/>
    <w:rsid w:val="00A667FD"/>
    <w:rsid w:val="00A66850"/>
    <w:rsid w:val="00A66B46"/>
    <w:rsid w:val="00A674D5"/>
    <w:rsid w:val="00A67AA6"/>
    <w:rsid w:val="00A700D8"/>
    <w:rsid w:val="00A70605"/>
    <w:rsid w:val="00A70DAA"/>
    <w:rsid w:val="00A71992"/>
    <w:rsid w:val="00A71C6C"/>
    <w:rsid w:val="00A71D26"/>
    <w:rsid w:val="00A729FA"/>
    <w:rsid w:val="00A72B7F"/>
    <w:rsid w:val="00A72B81"/>
    <w:rsid w:val="00A73381"/>
    <w:rsid w:val="00A739DF"/>
    <w:rsid w:val="00A741A2"/>
    <w:rsid w:val="00A74289"/>
    <w:rsid w:val="00A74F28"/>
    <w:rsid w:val="00A7585A"/>
    <w:rsid w:val="00A7598C"/>
    <w:rsid w:val="00A75CBE"/>
    <w:rsid w:val="00A75D78"/>
    <w:rsid w:val="00A76403"/>
    <w:rsid w:val="00A76414"/>
    <w:rsid w:val="00A76C17"/>
    <w:rsid w:val="00A77F72"/>
    <w:rsid w:val="00A8013D"/>
    <w:rsid w:val="00A80155"/>
    <w:rsid w:val="00A8069A"/>
    <w:rsid w:val="00A817BF"/>
    <w:rsid w:val="00A81ABE"/>
    <w:rsid w:val="00A81E6D"/>
    <w:rsid w:val="00A81FA7"/>
    <w:rsid w:val="00A81FFC"/>
    <w:rsid w:val="00A82299"/>
    <w:rsid w:val="00A8275B"/>
    <w:rsid w:val="00A82EF3"/>
    <w:rsid w:val="00A831D7"/>
    <w:rsid w:val="00A838B5"/>
    <w:rsid w:val="00A84266"/>
    <w:rsid w:val="00A847F8"/>
    <w:rsid w:val="00A848C6"/>
    <w:rsid w:val="00A84C80"/>
    <w:rsid w:val="00A84CE5"/>
    <w:rsid w:val="00A84D8F"/>
    <w:rsid w:val="00A85602"/>
    <w:rsid w:val="00A8657A"/>
    <w:rsid w:val="00A86697"/>
    <w:rsid w:val="00A8781B"/>
    <w:rsid w:val="00A87926"/>
    <w:rsid w:val="00A903BC"/>
    <w:rsid w:val="00A906B4"/>
    <w:rsid w:val="00A913EA"/>
    <w:rsid w:val="00A91A5F"/>
    <w:rsid w:val="00A9416B"/>
    <w:rsid w:val="00A949D1"/>
    <w:rsid w:val="00A95446"/>
    <w:rsid w:val="00A95995"/>
    <w:rsid w:val="00A95B12"/>
    <w:rsid w:val="00A95E94"/>
    <w:rsid w:val="00A97735"/>
    <w:rsid w:val="00A97C36"/>
    <w:rsid w:val="00A97E38"/>
    <w:rsid w:val="00AA02B4"/>
    <w:rsid w:val="00AA1BCD"/>
    <w:rsid w:val="00AA3526"/>
    <w:rsid w:val="00AA3B03"/>
    <w:rsid w:val="00AA513B"/>
    <w:rsid w:val="00AA5AB4"/>
    <w:rsid w:val="00AA5D22"/>
    <w:rsid w:val="00AA5D85"/>
    <w:rsid w:val="00AA605C"/>
    <w:rsid w:val="00AA6F60"/>
    <w:rsid w:val="00AA7B71"/>
    <w:rsid w:val="00AA7E4B"/>
    <w:rsid w:val="00AB038F"/>
    <w:rsid w:val="00AB088E"/>
    <w:rsid w:val="00AB0DB5"/>
    <w:rsid w:val="00AB1644"/>
    <w:rsid w:val="00AB1CE6"/>
    <w:rsid w:val="00AB20BD"/>
    <w:rsid w:val="00AB2211"/>
    <w:rsid w:val="00AB2875"/>
    <w:rsid w:val="00AB2B03"/>
    <w:rsid w:val="00AB2C09"/>
    <w:rsid w:val="00AB3779"/>
    <w:rsid w:val="00AB37D0"/>
    <w:rsid w:val="00AB3D2E"/>
    <w:rsid w:val="00AB4048"/>
    <w:rsid w:val="00AB4554"/>
    <w:rsid w:val="00AB455F"/>
    <w:rsid w:val="00AB4771"/>
    <w:rsid w:val="00AB5319"/>
    <w:rsid w:val="00AB5FD1"/>
    <w:rsid w:val="00AB6917"/>
    <w:rsid w:val="00AB69FB"/>
    <w:rsid w:val="00AB7AF4"/>
    <w:rsid w:val="00AB7C93"/>
    <w:rsid w:val="00AC01D0"/>
    <w:rsid w:val="00AC0306"/>
    <w:rsid w:val="00AC04ED"/>
    <w:rsid w:val="00AC0847"/>
    <w:rsid w:val="00AC0EAF"/>
    <w:rsid w:val="00AC1566"/>
    <w:rsid w:val="00AC1D02"/>
    <w:rsid w:val="00AC1D5C"/>
    <w:rsid w:val="00AC225A"/>
    <w:rsid w:val="00AC2404"/>
    <w:rsid w:val="00AC2433"/>
    <w:rsid w:val="00AC2556"/>
    <w:rsid w:val="00AC2AF3"/>
    <w:rsid w:val="00AC2F17"/>
    <w:rsid w:val="00AC32D4"/>
    <w:rsid w:val="00AC3A75"/>
    <w:rsid w:val="00AC3C33"/>
    <w:rsid w:val="00AC42FE"/>
    <w:rsid w:val="00AC45B4"/>
    <w:rsid w:val="00AC5066"/>
    <w:rsid w:val="00AC58B4"/>
    <w:rsid w:val="00AC59F8"/>
    <w:rsid w:val="00AC6486"/>
    <w:rsid w:val="00AC6537"/>
    <w:rsid w:val="00AC654E"/>
    <w:rsid w:val="00AC65B6"/>
    <w:rsid w:val="00AC7A74"/>
    <w:rsid w:val="00AD02D6"/>
    <w:rsid w:val="00AD0E0B"/>
    <w:rsid w:val="00AD10EC"/>
    <w:rsid w:val="00AD1AA7"/>
    <w:rsid w:val="00AD1AB1"/>
    <w:rsid w:val="00AD1B23"/>
    <w:rsid w:val="00AD1E20"/>
    <w:rsid w:val="00AD1E2B"/>
    <w:rsid w:val="00AD1FCE"/>
    <w:rsid w:val="00AD21A6"/>
    <w:rsid w:val="00AD306B"/>
    <w:rsid w:val="00AD37FF"/>
    <w:rsid w:val="00AD3A43"/>
    <w:rsid w:val="00AD448C"/>
    <w:rsid w:val="00AD508F"/>
    <w:rsid w:val="00AD57D0"/>
    <w:rsid w:val="00AD593B"/>
    <w:rsid w:val="00AD62C8"/>
    <w:rsid w:val="00AD62E8"/>
    <w:rsid w:val="00AD631A"/>
    <w:rsid w:val="00AD6503"/>
    <w:rsid w:val="00AD68EA"/>
    <w:rsid w:val="00AD690F"/>
    <w:rsid w:val="00AE034A"/>
    <w:rsid w:val="00AE182D"/>
    <w:rsid w:val="00AE1AE2"/>
    <w:rsid w:val="00AE1BBD"/>
    <w:rsid w:val="00AE3827"/>
    <w:rsid w:val="00AE3F1C"/>
    <w:rsid w:val="00AE3FB9"/>
    <w:rsid w:val="00AE43CD"/>
    <w:rsid w:val="00AE532A"/>
    <w:rsid w:val="00AE60B0"/>
    <w:rsid w:val="00AE6DF0"/>
    <w:rsid w:val="00AE6F56"/>
    <w:rsid w:val="00AE7087"/>
    <w:rsid w:val="00AE753E"/>
    <w:rsid w:val="00AE7749"/>
    <w:rsid w:val="00AE7BFE"/>
    <w:rsid w:val="00AE7F01"/>
    <w:rsid w:val="00AF0234"/>
    <w:rsid w:val="00AF02B7"/>
    <w:rsid w:val="00AF0D28"/>
    <w:rsid w:val="00AF0F3C"/>
    <w:rsid w:val="00AF163A"/>
    <w:rsid w:val="00AF1CC6"/>
    <w:rsid w:val="00AF2632"/>
    <w:rsid w:val="00AF3D6B"/>
    <w:rsid w:val="00AF44AE"/>
    <w:rsid w:val="00AF4DBE"/>
    <w:rsid w:val="00AF6426"/>
    <w:rsid w:val="00AF6583"/>
    <w:rsid w:val="00AF6CD1"/>
    <w:rsid w:val="00AF70B7"/>
    <w:rsid w:val="00AF70D3"/>
    <w:rsid w:val="00AF7418"/>
    <w:rsid w:val="00AF7557"/>
    <w:rsid w:val="00AF7653"/>
    <w:rsid w:val="00AF7654"/>
    <w:rsid w:val="00AF7FBC"/>
    <w:rsid w:val="00B004B0"/>
    <w:rsid w:val="00B012C5"/>
    <w:rsid w:val="00B014AF"/>
    <w:rsid w:val="00B017BA"/>
    <w:rsid w:val="00B035B3"/>
    <w:rsid w:val="00B03EB3"/>
    <w:rsid w:val="00B04010"/>
    <w:rsid w:val="00B04359"/>
    <w:rsid w:val="00B04440"/>
    <w:rsid w:val="00B0488D"/>
    <w:rsid w:val="00B04E1C"/>
    <w:rsid w:val="00B057ED"/>
    <w:rsid w:val="00B05818"/>
    <w:rsid w:val="00B05B2D"/>
    <w:rsid w:val="00B0624A"/>
    <w:rsid w:val="00B0681D"/>
    <w:rsid w:val="00B068EF"/>
    <w:rsid w:val="00B07CC0"/>
    <w:rsid w:val="00B07F06"/>
    <w:rsid w:val="00B103B3"/>
    <w:rsid w:val="00B108F9"/>
    <w:rsid w:val="00B10C7D"/>
    <w:rsid w:val="00B1145A"/>
    <w:rsid w:val="00B11572"/>
    <w:rsid w:val="00B11798"/>
    <w:rsid w:val="00B12300"/>
    <w:rsid w:val="00B12876"/>
    <w:rsid w:val="00B13056"/>
    <w:rsid w:val="00B1374A"/>
    <w:rsid w:val="00B138B6"/>
    <w:rsid w:val="00B143B9"/>
    <w:rsid w:val="00B145B0"/>
    <w:rsid w:val="00B14A4D"/>
    <w:rsid w:val="00B14C18"/>
    <w:rsid w:val="00B15C8A"/>
    <w:rsid w:val="00B167F4"/>
    <w:rsid w:val="00B16C11"/>
    <w:rsid w:val="00B16D87"/>
    <w:rsid w:val="00B16E1F"/>
    <w:rsid w:val="00B1768E"/>
    <w:rsid w:val="00B17A98"/>
    <w:rsid w:val="00B17B80"/>
    <w:rsid w:val="00B20A34"/>
    <w:rsid w:val="00B2118B"/>
    <w:rsid w:val="00B21328"/>
    <w:rsid w:val="00B21C23"/>
    <w:rsid w:val="00B22045"/>
    <w:rsid w:val="00B22112"/>
    <w:rsid w:val="00B2228E"/>
    <w:rsid w:val="00B23206"/>
    <w:rsid w:val="00B23DE8"/>
    <w:rsid w:val="00B23DEC"/>
    <w:rsid w:val="00B24143"/>
    <w:rsid w:val="00B24153"/>
    <w:rsid w:val="00B2426C"/>
    <w:rsid w:val="00B2495C"/>
    <w:rsid w:val="00B24CBA"/>
    <w:rsid w:val="00B24D70"/>
    <w:rsid w:val="00B24E67"/>
    <w:rsid w:val="00B250EA"/>
    <w:rsid w:val="00B254ED"/>
    <w:rsid w:val="00B25A7A"/>
    <w:rsid w:val="00B25C42"/>
    <w:rsid w:val="00B26190"/>
    <w:rsid w:val="00B2661D"/>
    <w:rsid w:val="00B2667E"/>
    <w:rsid w:val="00B268E4"/>
    <w:rsid w:val="00B271C5"/>
    <w:rsid w:val="00B271F1"/>
    <w:rsid w:val="00B27F64"/>
    <w:rsid w:val="00B300DC"/>
    <w:rsid w:val="00B30196"/>
    <w:rsid w:val="00B30E02"/>
    <w:rsid w:val="00B31172"/>
    <w:rsid w:val="00B3213C"/>
    <w:rsid w:val="00B33337"/>
    <w:rsid w:val="00B334A1"/>
    <w:rsid w:val="00B34249"/>
    <w:rsid w:val="00B34E8D"/>
    <w:rsid w:val="00B34F0B"/>
    <w:rsid w:val="00B35120"/>
    <w:rsid w:val="00B40220"/>
    <w:rsid w:val="00B40555"/>
    <w:rsid w:val="00B4242A"/>
    <w:rsid w:val="00B424A6"/>
    <w:rsid w:val="00B42A60"/>
    <w:rsid w:val="00B42D08"/>
    <w:rsid w:val="00B42F8A"/>
    <w:rsid w:val="00B4335F"/>
    <w:rsid w:val="00B4347B"/>
    <w:rsid w:val="00B438C2"/>
    <w:rsid w:val="00B43F22"/>
    <w:rsid w:val="00B448AD"/>
    <w:rsid w:val="00B4546A"/>
    <w:rsid w:val="00B454F0"/>
    <w:rsid w:val="00B4553E"/>
    <w:rsid w:val="00B46520"/>
    <w:rsid w:val="00B46915"/>
    <w:rsid w:val="00B50E7A"/>
    <w:rsid w:val="00B51599"/>
    <w:rsid w:val="00B517B6"/>
    <w:rsid w:val="00B525C2"/>
    <w:rsid w:val="00B52876"/>
    <w:rsid w:val="00B533E8"/>
    <w:rsid w:val="00B535B5"/>
    <w:rsid w:val="00B53D8E"/>
    <w:rsid w:val="00B540D9"/>
    <w:rsid w:val="00B541C8"/>
    <w:rsid w:val="00B54207"/>
    <w:rsid w:val="00B5424B"/>
    <w:rsid w:val="00B554EE"/>
    <w:rsid w:val="00B55B7F"/>
    <w:rsid w:val="00B57601"/>
    <w:rsid w:val="00B57881"/>
    <w:rsid w:val="00B60870"/>
    <w:rsid w:val="00B610A2"/>
    <w:rsid w:val="00B61910"/>
    <w:rsid w:val="00B61CF4"/>
    <w:rsid w:val="00B61F9F"/>
    <w:rsid w:val="00B623B0"/>
    <w:rsid w:val="00B629B9"/>
    <w:rsid w:val="00B631B0"/>
    <w:rsid w:val="00B63926"/>
    <w:rsid w:val="00B63A9F"/>
    <w:rsid w:val="00B649EA"/>
    <w:rsid w:val="00B64B37"/>
    <w:rsid w:val="00B64D6F"/>
    <w:rsid w:val="00B651B0"/>
    <w:rsid w:val="00B658E1"/>
    <w:rsid w:val="00B65D89"/>
    <w:rsid w:val="00B66232"/>
    <w:rsid w:val="00B66633"/>
    <w:rsid w:val="00B66A85"/>
    <w:rsid w:val="00B66D5E"/>
    <w:rsid w:val="00B673B2"/>
    <w:rsid w:val="00B70918"/>
    <w:rsid w:val="00B7148A"/>
    <w:rsid w:val="00B71872"/>
    <w:rsid w:val="00B719A4"/>
    <w:rsid w:val="00B7461A"/>
    <w:rsid w:val="00B74F42"/>
    <w:rsid w:val="00B7555E"/>
    <w:rsid w:val="00B760D4"/>
    <w:rsid w:val="00B76231"/>
    <w:rsid w:val="00B765C1"/>
    <w:rsid w:val="00B76C84"/>
    <w:rsid w:val="00B77BFE"/>
    <w:rsid w:val="00B805EB"/>
    <w:rsid w:val="00B80877"/>
    <w:rsid w:val="00B82460"/>
    <w:rsid w:val="00B82721"/>
    <w:rsid w:val="00B82D7F"/>
    <w:rsid w:val="00B8364E"/>
    <w:rsid w:val="00B846CD"/>
    <w:rsid w:val="00B847A0"/>
    <w:rsid w:val="00B84EC1"/>
    <w:rsid w:val="00B85008"/>
    <w:rsid w:val="00B85856"/>
    <w:rsid w:val="00B85B75"/>
    <w:rsid w:val="00B85D9E"/>
    <w:rsid w:val="00B86241"/>
    <w:rsid w:val="00B86642"/>
    <w:rsid w:val="00B86A4C"/>
    <w:rsid w:val="00B86C17"/>
    <w:rsid w:val="00B873EB"/>
    <w:rsid w:val="00B87DE1"/>
    <w:rsid w:val="00B901B1"/>
    <w:rsid w:val="00B903A2"/>
    <w:rsid w:val="00B90877"/>
    <w:rsid w:val="00B90BF2"/>
    <w:rsid w:val="00B90DE7"/>
    <w:rsid w:val="00B9100A"/>
    <w:rsid w:val="00B91D81"/>
    <w:rsid w:val="00B9356C"/>
    <w:rsid w:val="00B93B11"/>
    <w:rsid w:val="00B94A0B"/>
    <w:rsid w:val="00B977C2"/>
    <w:rsid w:val="00B97835"/>
    <w:rsid w:val="00B9799E"/>
    <w:rsid w:val="00B97A5C"/>
    <w:rsid w:val="00BA055A"/>
    <w:rsid w:val="00BA07A1"/>
    <w:rsid w:val="00BA0A39"/>
    <w:rsid w:val="00BA1CC1"/>
    <w:rsid w:val="00BA253A"/>
    <w:rsid w:val="00BA2AB5"/>
    <w:rsid w:val="00BA2F81"/>
    <w:rsid w:val="00BA2FA1"/>
    <w:rsid w:val="00BA3283"/>
    <w:rsid w:val="00BA3E14"/>
    <w:rsid w:val="00BA4192"/>
    <w:rsid w:val="00BA4966"/>
    <w:rsid w:val="00BA4EBB"/>
    <w:rsid w:val="00BA5239"/>
    <w:rsid w:val="00BA540A"/>
    <w:rsid w:val="00BA5A37"/>
    <w:rsid w:val="00BA5FBB"/>
    <w:rsid w:val="00BA6016"/>
    <w:rsid w:val="00BA695A"/>
    <w:rsid w:val="00BA6A01"/>
    <w:rsid w:val="00BB0617"/>
    <w:rsid w:val="00BB06F6"/>
    <w:rsid w:val="00BB0775"/>
    <w:rsid w:val="00BB0944"/>
    <w:rsid w:val="00BB0AF7"/>
    <w:rsid w:val="00BB134D"/>
    <w:rsid w:val="00BB13E1"/>
    <w:rsid w:val="00BB156A"/>
    <w:rsid w:val="00BB1A89"/>
    <w:rsid w:val="00BB1EA7"/>
    <w:rsid w:val="00BB2129"/>
    <w:rsid w:val="00BB28D2"/>
    <w:rsid w:val="00BB2E3D"/>
    <w:rsid w:val="00BB359C"/>
    <w:rsid w:val="00BB390E"/>
    <w:rsid w:val="00BB3C87"/>
    <w:rsid w:val="00BB418B"/>
    <w:rsid w:val="00BB4194"/>
    <w:rsid w:val="00BB4503"/>
    <w:rsid w:val="00BB456A"/>
    <w:rsid w:val="00BB48D8"/>
    <w:rsid w:val="00BB4BAB"/>
    <w:rsid w:val="00BB54C8"/>
    <w:rsid w:val="00BB6554"/>
    <w:rsid w:val="00BB69E5"/>
    <w:rsid w:val="00BB7014"/>
    <w:rsid w:val="00BB70E2"/>
    <w:rsid w:val="00BB794B"/>
    <w:rsid w:val="00BB7A92"/>
    <w:rsid w:val="00BB7AB7"/>
    <w:rsid w:val="00BC0E1B"/>
    <w:rsid w:val="00BC0E42"/>
    <w:rsid w:val="00BC1290"/>
    <w:rsid w:val="00BC2195"/>
    <w:rsid w:val="00BC22E1"/>
    <w:rsid w:val="00BC22E9"/>
    <w:rsid w:val="00BC2670"/>
    <w:rsid w:val="00BC31F3"/>
    <w:rsid w:val="00BC3603"/>
    <w:rsid w:val="00BC44FB"/>
    <w:rsid w:val="00BC47A7"/>
    <w:rsid w:val="00BC55E8"/>
    <w:rsid w:val="00BC5AE8"/>
    <w:rsid w:val="00BC5D25"/>
    <w:rsid w:val="00BC63B4"/>
    <w:rsid w:val="00BC63CB"/>
    <w:rsid w:val="00BC6DC6"/>
    <w:rsid w:val="00BC7A03"/>
    <w:rsid w:val="00BC7A8F"/>
    <w:rsid w:val="00BD01FC"/>
    <w:rsid w:val="00BD0273"/>
    <w:rsid w:val="00BD105E"/>
    <w:rsid w:val="00BD1A7D"/>
    <w:rsid w:val="00BD1C56"/>
    <w:rsid w:val="00BD2BD5"/>
    <w:rsid w:val="00BD32F3"/>
    <w:rsid w:val="00BD3719"/>
    <w:rsid w:val="00BD3734"/>
    <w:rsid w:val="00BD49FE"/>
    <w:rsid w:val="00BD4E4D"/>
    <w:rsid w:val="00BD56EC"/>
    <w:rsid w:val="00BD61D8"/>
    <w:rsid w:val="00BD629D"/>
    <w:rsid w:val="00BD637C"/>
    <w:rsid w:val="00BD7834"/>
    <w:rsid w:val="00BD7DD7"/>
    <w:rsid w:val="00BD7E5A"/>
    <w:rsid w:val="00BE0148"/>
    <w:rsid w:val="00BE08B4"/>
    <w:rsid w:val="00BE0A89"/>
    <w:rsid w:val="00BE0C55"/>
    <w:rsid w:val="00BE17E6"/>
    <w:rsid w:val="00BE250F"/>
    <w:rsid w:val="00BE296D"/>
    <w:rsid w:val="00BE2A1E"/>
    <w:rsid w:val="00BE2D8B"/>
    <w:rsid w:val="00BE2D96"/>
    <w:rsid w:val="00BE2F5C"/>
    <w:rsid w:val="00BE350B"/>
    <w:rsid w:val="00BE385A"/>
    <w:rsid w:val="00BE42D2"/>
    <w:rsid w:val="00BE44B0"/>
    <w:rsid w:val="00BE4A22"/>
    <w:rsid w:val="00BE4B15"/>
    <w:rsid w:val="00BE58DC"/>
    <w:rsid w:val="00BE5BC3"/>
    <w:rsid w:val="00BE6BD2"/>
    <w:rsid w:val="00BE6EA2"/>
    <w:rsid w:val="00BE71FE"/>
    <w:rsid w:val="00BE7F02"/>
    <w:rsid w:val="00BF0378"/>
    <w:rsid w:val="00BF04B3"/>
    <w:rsid w:val="00BF0585"/>
    <w:rsid w:val="00BF0AAB"/>
    <w:rsid w:val="00BF12AA"/>
    <w:rsid w:val="00BF185E"/>
    <w:rsid w:val="00BF1D8E"/>
    <w:rsid w:val="00BF1E4C"/>
    <w:rsid w:val="00BF259C"/>
    <w:rsid w:val="00BF30FD"/>
    <w:rsid w:val="00BF332C"/>
    <w:rsid w:val="00BF349D"/>
    <w:rsid w:val="00BF35FA"/>
    <w:rsid w:val="00BF367E"/>
    <w:rsid w:val="00BF383C"/>
    <w:rsid w:val="00BF3DA9"/>
    <w:rsid w:val="00BF3E45"/>
    <w:rsid w:val="00BF417E"/>
    <w:rsid w:val="00BF4978"/>
    <w:rsid w:val="00BF50A0"/>
    <w:rsid w:val="00BF5CAF"/>
    <w:rsid w:val="00BF5E35"/>
    <w:rsid w:val="00BF5FB9"/>
    <w:rsid w:val="00BF6089"/>
    <w:rsid w:val="00BF64F1"/>
    <w:rsid w:val="00BF65C7"/>
    <w:rsid w:val="00BF6BE6"/>
    <w:rsid w:val="00BF6E92"/>
    <w:rsid w:val="00BF73E8"/>
    <w:rsid w:val="00BF7FCF"/>
    <w:rsid w:val="00C000C5"/>
    <w:rsid w:val="00C003D9"/>
    <w:rsid w:val="00C00E0D"/>
    <w:rsid w:val="00C01701"/>
    <w:rsid w:val="00C01D08"/>
    <w:rsid w:val="00C0247D"/>
    <w:rsid w:val="00C0251B"/>
    <w:rsid w:val="00C027AC"/>
    <w:rsid w:val="00C035BB"/>
    <w:rsid w:val="00C0395A"/>
    <w:rsid w:val="00C03D30"/>
    <w:rsid w:val="00C03DE1"/>
    <w:rsid w:val="00C03EC5"/>
    <w:rsid w:val="00C04F86"/>
    <w:rsid w:val="00C050C0"/>
    <w:rsid w:val="00C051A2"/>
    <w:rsid w:val="00C0520C"/>
    <w:rsid w:val="00C0522F"/>
    <w:rsid w:val="00C05650"/>
    <w:rsid w:val="00C056C9"/>
    <w:rsid w:val="00C05721"/>
    <w:rsid w:val="00C06729"/>
    <w:rsid w:val="00C10AD8"/>
    <w:rsid w:val="00C1133F"/>
    <w:rsid w:val="00C11677"/>
    <w:rsid w:val="00C11990"/>
    <w:rsid w:val="00C1242F"/>
    <w:rsid w:val="00C12536"/>
    <w:rsid w:val="00C13030"/>
    <w:rsid w:val="00C13077"/>
    <w:rsid w:val="00C130D5"/>
    <w:rsid w:val="00C139B0"/>
    <w:rsid w:val="00C13C60"/>
    <w:rsid w:val="00C13FFF"/>
    <w:rsid w:val="00C1463F"/>
    <w:rsid w:val="00C14F22"/>
    <w:rsid w:val="00C14FEF"/>
    <w:rsid w:val="00C16B71"/>
    <w:rsid w:val="00C175C6"/>
    <w:rsid w:val="00C176F1"/>
    <w:rsid w:val="00C17DD0"/>
    <w:rsid w:val="00C17E3D"/>
    <w:rsid w:val="00C17F23"/>
    <w:rsid w:val="00C20E2D"/>
    <w:rsid w:val="00C20F97"/>
    <w:rsid w:val="00C21219"/>
    <w:rsid w:val="00C21643"/>
    <w:rsid w:val="00C217A1"/>
    <w:rsid w:val="00C222FD"/>
    <w:rsid w:val="00C2283F"/>
    <w:rsid w:val="00C231C0"/>
    <w:rsid w:val="00C233AF"/>
    <w:rsid w:val="00C23BF4"/>
    <w:rsid w:val="00C23F03"/>
    <w:rsid w:val="00C24306"/>
    <w:rsid w:val="00C24734"/>
    <w:rsid w:val="00C24BE4"/>
    <w:rsid w:val="00C25192"/>
    <w:rsid w:val="00C254F7"/>
    <w:rsid w:val="00C25553"/>
    <w:rsid w:val="00C257AB"/>
    <w:rsid w:val="00C2675A"/>
    <w:rsid w:val="00C27F65"/>
    <w:rsid w:val="00C30380"/>
    <w:rsid w:val="00C30972"/>
    <w:rsid w:val="00C31139"/>
    <w:rsid w:val="00C315D2"/>
    <w:rsid w:val="00C31BC5"/>
    <w:rsid w:val="00C329C8"/>
    <w:rsid w:val="00C336EC"/>
    <w:rsid w:val="00C33F4B"/>
    <w:rsid w:val="00C34050"/>
    <w:rsid w:val="00C341FC"/>
    <w:rsid w:val="00C34AD2"/>
    <w:rsid w:val="00C34E08"/>
    <w:rsid w:val="00C35048"/>
    <w:rsid w:val="00C35DB4"/>
    <w:rsid w:val="00C3698A"/>
    <w:rsid w:val="00C372BE"/>
    <w:rsid w:val="00C375A9"/>
    <w:rsid w:val="00C40697"/>
    <w:rsid w:val="00C408E3"/>
    <w:rsid w:val="00C41EDE"/>
    <w:rsid w:val="00C42201"/>
    <w:rsid w:val="00C42606"/>
    <w:rsid w:val="00C4313F"/>
    <w:rsid w:val="00C432AA"/>
    <w:rsid w:val="00C43D63"/>
    <w:rsid w:val="00C44110"/>
    <w:rsid w:val="00C4497E"/>
    <w:rsid w:val="00C44D7C"/>
    <w:rsid w:val="00C456C9"/>
    <w:rsid w:val="00C459CE"/>
    <w:rsid w:val="00C45B38"/>
    <w:rsid w:val="00C45DA8"/>
    <w:rsid w:val="00C462B7"/>
    <w:rsid w:val="00C46853"/>
    <w:rsid w:val="00C46878"/>
    <w:rsid w:val="00C46B31"/>
    <w:rsid w:val="00C47B85"/>
    <w:rsid w:val="00C47D0A"/>
    <w:rsid w:val="00C47E04"/>
    <w:rsid w:val="00C503E6"/>
    <w:rsid w:val="00C50564"/>
    <w:rsid w:val="00C51734"/>
    <w:rsid w:val="00C51784"/>
    <w:rsid w:val="00C517AF"/>
    <w:rsid w:val="00C52300"/>
    <w:rsid w:val="00C52382"/>
    <w:rsid w:val="00C52A2C"/>
    <w:rsid w:val="00C52D16"/>
    <w:rsid w:val="00C53204"/>
    <w:rsid w:val="00C53404"/>
    <w:rsid w:val="00C5348F"/>
    <w:rsid w:val="00C53C22"/>
    <w:rsid w:val="00C53F03"/>
    <w:rsid w:val="00C53F9F"/>
    <w:rsid w:val="00C543A7"/>
    <w:rsid w:val="00C54572"/>
    <w:rsid w:val="00C5463B"/>
    <w:rsid w:val="00C54B9C"/>
    <w:rsid w:val="00C54DFD"/>
    <w:rsid w:val="00C555E5"/>
    <w:rsid w:val="00C55C48"/>
    <w:rsid w:val="00C565D5"/>
    <w:rsid w:val="00C56E31"/>
    <w:rsid w:val="00C57D86"/>
    <w:rsid w:val="00C6066A"/>
    <w:rsid w:val="00C61F31"/>
    <w:rsid w:val="00C63068"/>
    <w:rsid w:val="00C63249"/>
    <w:rsid w:val="00C6326D"/>
    <w:rsid w:val="00C63282"/>
    <w:rsid w:val="00C632E1"/>
    <w:rsid w:val="00C63720"/>
    <w:rsid w:val="00C63842"/>
    <w:rsid w:val="00C6413A"/>
    <w:rsid w:val="00C64847"/>
    <w:rsid w:val="00C649EA"/>
    <w:rsid w:val="00C64C02"/>
    <w:rsid w:val="00C64CE4"/>
    <w:rsid w:val="00C65B3A"/>
    <w:rsid w:val="00C664D5"/>
    <w:rsid w:val="00C6691F"/>
    <w:rsid w:val="00C66E6F"/>
    <w:rsid w:val="00C67F87"/>
    <w:rsid w:val="00C709A3"/>
    <w:rsid w:val="00C71869"/>
    <w:rsid w:val="00C718CB"/>
    <w:rsid w:val="00C726FB"/>
    <w:rsid w:val="00C728EB"/>
    <w:rsid w:val="00C72987"/>
    <w:rsid w:val="00C72E67"/>
    <w:rsid w:val="00C7393F"/>
    <w:rsid w:val="00C73E1B"/>
    <w:rsid w:val="00C74D2E"/>
    <w:rsid w:val="00C750EF"/>
    <w:rsid w:val="00C7513E"/>
    <w:rsid w:val="00C758D8"/>
    <w:rsid w:val="00C75A94"/>
    <w:rsid w:val="00C75B2D"/>
    <w:rsid w:val="00C7690A"/>
    <w:rsid w:val="00C76DC8"/>
    <w:rsid w:val="00C7769E"/>
    <w:rsid w:val="00C80E43"/>
    <w:rsid w:val="00C81470"/>
    <w:rsid w:val="00C82659"/>
    <w:rsid w:val="00C82690"/>
    <w:rsid w:val="00C82AC5"/>
    <w:rsid w:val="00C82EFC"/>
    <w:rsid w:val="00C83A29"/>
    <w:rsid w:val="00C83C4B"/>
    <w:rsid w:val="00C842C2"/>
    <w:rsid w:val="00C845AB"/>
    <w:rsid w:val="00C84C68"/>
    <w:rsid w:val="00C851E9"/>
    <w:rsid w:val="00C8544C"/>
    <w:rsid w:val="00C85467"/>
    <w:rsid w:val="00C856C8"/>
    <w:rsid w:val="00C85742"/>
    <w:rsid w:val="00C85F1E"/>
    <w:rsid w:val="00C85F55"/>
    <w:rsid w:val="00C86046"/>
    <w:rsid w:val="00C873EF"/>
    <w:rsid w:val="00C879CC"/>
    <w:rsid w:val="00C87C2E"/>
    <w:rsid w:val="00C87C2F"/>
    <w:rsid w:val="00C87DAE"/>
    <w:rsid w:val="00C87F42"/>
    <w:rsid w:val="00C903D8"/>
    <w:rsid w:val="00C90B25"/>
    <w:rsid w:val="00C90EEC"/>
    <w:rsid w:val="00C91D71"/>
    <w:rsid w:val="00C923D4"/>
    <w:rsid w:val="00C92D9E"/>
    <w:rsid w:val="00C9380C"/>
    <w:rsid w:val="00C93CC7"/>
    <w:rsid w:val="00C93E87"/>
    <w:rsid w:val="00C953E7"/>
    <w:rsid w:val="00C96FEB"/>
    <w:rsid w:val="00C9761F"/>
    <w:rsid w:val="00C97833"/>
    <w:rsid w:val="00C97A16"/>
    <w:rsid w:val="00C97C11"/>
    <w:rsid w:val="00CA0268"/>
    <w:rsid w:val="00CA0882"/>
    <w:rsid w:val="00CA0969"/>
    <w:rsid w:val="00CA09FF"/>
    <w:rsid w:val="00CA11CE"/>
    <w:rsid w:val="00CA19E8"/>
    <w:rsid w:val="00CA1F78"/>
    <w:rsid w:val="00CA206F"/>
    <w:rsid w:val="00CA3169"/>
    <w:rsid w:val="00CA3A0F"/>
    <w:rsid w:val="00CA3D56"/>
    <w:rsid w:val="00CA3E2F"/>
    <w:rsid w:val="00CA3F55"/>
    <w:rsid w:val="00CA41FB"/>
    <w:rsid w:val="00CA4490"/>
    <w:rsid w:val="00CA5C11"/>
    <w:rsid w:val="00CA5F26"/>
    <w:rsid w:val="00CA63F6"/>
    <w:rsid w:val="00CA68AF"/>
    <w:rsid w:val="00CA6C03"/>
    <w:rsid w:val="00CA70C8"/>
    <w:rsid w:val="00CA7204"/>
    <w:rsid w:val="00CB097E"/>
    <w:rsid w:val="00CB1B73"/>
    <w:rsid w:val="00CB1F97"/>
    <w:rsid w:val="00CB246D"/>
    <w:rsid w:val="00CB2DB9"/>
    <w:rsid w:val="00CB2F5B"/>
    <w:rsid w:val="00CB2F6A"/>
    <w:rsid w:val="00CB4488"/>
    <w:rsid w:val="00CB459E"/>
    <w:rsid w:val="00CB5C34"/>
    <w:rsid w:val="00CB6A3E"/>
    <w:rsid w:val="00CB6A8D"/>
    <w:rsid w:val="00CB6CCD"/>
    <w:rsid w:val="00CC06B3"/>
    <w:rsid w:val="00CC0770"/>
    <w:rsid w:val="00CC1C8C"/>
    <w:rsid w:val="00CC26B8"/>
    <w:rsid w:val="00CC2BCB"/>
    <w:rsid w:val="00CC2F4D"/>
    <w:rsid w:val="00CC345F"/>
    <w:rsid w:val="00CC3480"/>
    <w:rsid w:val="00CC45D6"/>
    <w:rsid w:val="00CC4CF0"/>
    <w:rsid w:val="00CC57FC"/>
    <w:rsid w:val="00CC58FA"/>
    <w:rsid w:val="00CC5DF0"/>
    <w:rsid w:val="00CC75EB"/>
    <w:rsid w:val="00CC78DD"/>
    <w:rsid w:val="00CD00A3"/>
    <w:rsid w:val="00CD17FE"/>
    <w:rsid w:val="00CD228D"/>
    <w:rsid w:val="00CD23D4"/>
    <w:rsid w:val="00CD28E0"/>
    <w:rsid w:val="00CD2A71"/>
    <w:rsid w:val="00CD2BA4"/>
    <w:rsid w:val="00CD32EA"/>
    <w:rsid w:val="00CD334A"/>
    <w:rsid w:val="00CD35AA"/>
    <w:rsid w:val="00CD4065"/>
    <w:rsid w:val="00CD4142"/>
    <w:rsid w:val="00CD44C8"/>
    <w:rsid w:val="00CD4CB5"/>
    <w:rsid w:val="00CD512B"/>
    <w:rsid w:val="00CD56CB"/>
    <w:rsid w:val="00CD57E4"/>
    <w:rsid w:val="00CD5CDB"/>
    <w:rsid w:val="00CD5D0D"/>
    <w:rsid w:val="00CD6251"/>
    <w:rsid w:val="00CD6E16"/>
    <w:rsid w:val="00CE0494"/>
    <w:rsid w:val="00CE0BA1"/>
    <w:rsid w:val="00CE1A14"/>
    <w:rsid w:val="00CE2B62"/>
    <w:rsid w:val="00CE3093"/>
    <w:rsid w:val="00CE4A13"/>
    <w:rsid w:val="00CE4BEC"/>
    <w:rsid w:val="00CE511F"/>
    <w:rsid w:val="00CE5953"/>
    <w:rsid w:val="00CE5B0C"/>
    <w:rsid w:val="00CE5EC9"/>
    <w:rsid w:val="00CE6367"/>
    <w:rsid w:val="00CE6DA7"/>
    <w:rsid w:val="00CE700C"/>
    <w:rsid w:val="00CE71DF"/>
    <w:rsid w:val="00CF0852"/>
    <w:rsid w:val="00CF0C62"/>
    <w:rsid w:val="00CF1112"/>
    <w:rsid w:val="00CF1184"/>
    <w:rsid w:val="00CF12B2"/>
    <w:rsid w:val="00CF15AF"/>
    <w:rsid w:val="00CF1AB8"/>
    <w:rsid w:val="00CF1EB2"/>
    <w:rsid w:val="00CF2378"/>
    <w:rsid w:val="00CF2657"/>
    <w:rsid w:val="00CF2CAC"/>
    <w:rsid w:val="00CF2FAA"/>
    <w:rsid w:val="00CF39B3"/>
    <w:rsid w:val="00CF3AD5"/>
    <w:rsid w:val="00CF42AA"/>
    <w:rsid w:val="00CF4605"/>
    <w:rsid w:val="00CF54EB"/>
    <w:rsid w:val="00CF579F"/>
    <w:rsid w:val="00CF5DEA"/>
    <w:rsid w:val="00CF6076"/>
    <w:rsid w:val="00CF6585"/>
    <w:rsid w:val="00CF7AA8"/>
    <w:rsid w:val="00D000E6"/>
    <w:rsid w:val="00D00498"/>
    <w:rsid w:val="00D00776"/>
    <w:rsid w:val="00D0141A"/>
    <w:rsid w:val="00D015E2"/>
    <w:rsid w:val="00D01729"/>
    <w:rsid w:val="00D025B2"/>
    <w:rsid w:val="00D027F0"/>
    <w:rsid w:val="00D03B16"/>
    <w:rsid w:val="00D03C99"/>
    <w:rsid w:val="00D04DF2"/>
    <w:rsid w:val="00D05181"/>
    <w:rsid w:val="00D053F8"/>
    <w:rsid w:val="00D05961"/>
    <w:rsid w:val="00D06928"/>
    <w:rsid w:val="00D0699E"/>
    <w:rsid w:val="00D06F9D"/>
    <w:rsid w:val="00D0712E"/>
    <w:rsid w:val="00D07330"/>
    <w:rsid w:val="00D07483"/>
    <w:rsid w:val="00D101DE"/>
    <w:rsid w:val="00D1036E"/>
    <w:rsid w:val="00D108BD"/>
    <w:rsid w:val="00D112C5"/>
    <w:rsid w:val="00D11422"/>
    <w:rsid w:val="00D11869"/>
    <w:rsid w:val="00D11A00"/>
    <w:rsid w:val="00D12B63"/>
    <w:rsid w:val="00D132A2"/>
    <w:rsid w:val="00D139C4"/>
    <w:rsid w:val="00D13CB1"/>
    <w:rsid w:val="00D14AC6"/>
    <w:rsid w:val="00D14F6F"/>
    <w:rsid w:val="00D156AD"/>
    <w:rsid w:val="00D16164"/>
    <w:rsid w:val="00D16AB0"/>
    <w:rsid w:val="00D16BFF"/>
    <w:rsid w:val="00D16C90"/>
    <w:rsid w:val="00D1748D"/>
    <w:rsid w:val="00D2059F"/>
    <w:rsid w:val="00D20D74"/>
    <w:rsid w:val="00D210BE"/>
    <w:rsid w:val="00D21E6A"/>
    <w:rsid w:val="00D22092"/>
    <w:rsid w:val="00D22C50"/>
    <w:rsid w:val="00D23040"/>
    <w:rsid w:val="00D23BFA"/>
    <w:rsid w:val="00D24525"/>
    <w:rsid w:val="00D2477D"/>
    <w:rsid w:val="00D24FA4"/>
    <w:rsid w:val="00D24FF7"/>
    <w:rsid w:val="00D25561"/>
    <w:rsid w:val="00D2571D"/>
    <w:rsid w:val="00D25BC5"/>
    <w:rsid w:val="00D26109"/>
    <w:rsid w:val="00D266F2"/>
    <w:rsid w:val="00D26EA4"/>
    <w:rsid w:val="00D278E7"/>
    <w:rsid w:val="00D300B1"/>
    <w:rsid w:val="00D304CD"/>
    <w:rsid w:val="00D30DA7"/>
    <w:rsid w:val="00D30E1F"/>
    <w:rsid w:val="00D3192C"/>
    <w:rsid w:val="00D31986"/>
    <w:rsid w:val="00D31EF5"/>
    <w:rsid w:val="00D32109"/>
    <w:rsid w:val="00D32355"/>
    <w:rsid w:val="00D324F6"/>
    <w:rsid w:val="00D32D0B"/>
    <w:rsid w:val="00D3329B"/>
    <w:rsid w:val="00D339A7"/>
    <w:rsid w:val="00D33E14"/>
    <w:rsid w:val="00D33E5D"/>
    <w:rsid w:val="00D34300"/>
    <w:rsid w:val="00D34384"/>
    <w:rsid w:val="00D34E38"/>
    <w:rsid w:val="00D35F5E"/>
    <w:rsid w:val="00D36204"/>
    <w:rsid w:val="00D36A6B"/>
    <w:rsid w:val="00D37276"/>
    <w:rsid w:val="00D375DB"/>
    <w:rsid w:val="00D37FB8"/>
    <w:rsid w:val="00D401EF"/>
    <w:rsid w:val="00D404C5"/>
    <w:rsid w:val="00D40609"/>
    <w:rsid w:val="00D40625"/>
    <w:rsid w:val="00D40C0B"/>
    <w:rsid w:val="00D412AA"/>
    <w:rsid w:val="00D415C7"/>
    <w:rsid w:val="00D41601"/>
    <w:rsid w:val="00D41740"/>
    <w:rsid w:val="00D418D3"/>
    <w:rsid w:val="00D41E0F"/>
    <w:rsid w:val="00D41F3B"/>
    <w:rsid w:val="00D42C45"/>
    <w:rsid w:val="00D43373"/>
    <w:rsid w:val="00D442D0"/>
    <w:rsid w:val="00D44437"/>
    <w:rsid w:val="00D44548"/>
    <w:rsid w:val="00D44B1F"/>
    <w:rsid w:val="00D45535"/>
    <w:rsid w:val="00D458E9"/>
    <w:rsid w:val="00D4590A"/>
    <w:rsid w:val="00D459E2"/>
    <w:rsid w:val="00D466B2"/>
    <w:rsid w:val="00D467B7"/>
    <w:rsid w:val="00D46D43"/>
    <w:rsid w:val="00D474CF"/>
    <w:rsid w:val="00D5037E"/>
    <w:rsid w:val="00D50618"/>
    <w:rsid w:val="00D508EC"/>
    <w:rsid w:val="00D50F8A"/>
    <w:rsid w:val="00D51FA9"/>
    <w:rsid w:val="00D522CD"/>
    <w:rsid w:val="00D52808"/>
    <w:rsid w:val="00D52A14"/>
    <w:rsid w:val="00D52DCD"/>
    <w:rsid w:val="00D53828"/>
    <w:rsid w:val="00D55FF8"/>
    <w:rsid w:val="00D560AA"/>
    <w:rsid w:val="00D5636C"/>
    <w:rsid w:val="00D56485"/>
    <w:rsid w:val="00D567C9"/>
    <w:rsid w:val="00D5685D"/>
    <w:rsid w:val="00D56BD2"/>
    <w:rsid w:val="00D56EE3"/>
    <w:rsid w:val="00D57E0C"/>
    <w:rsid w:val="00D6005C"/>
    <w:rsid w:val="00D61AB7"/>
    <w:rsid w:val="00D61D79"/>
    <w:rsid w:val="00D62950"/>
    <w:rsid w:val="00D629DE"/>
    <w:rsid w:val="00D6354D"/>
    <w:rsid w:val="00D63EA3"/>
    <w:rsid w:val="00D64FE4"/>
    <w:rsid w:val="00D652A0"/>
    <w:rsid w:val="00D656EE"/>
    <w:rsid w:val="00D6570B"/>
    <w:rsid w:val="00D67518"/>
    <w:rsid w:val="00D6766B"/>
    <w:rsid w:val="00D678FD"/>
    <w:rsid w:val="00D67932"/>
    <w:rsid w:val="00D679EC"/>
    <w:rsid w:val="00D67E42"/>
    <w:rsid w:val="00D7000C"/>
    <w:rsid w:val="00D701BA"/>
    <w:rsid w:val="00D70780"/>
    <w:rsid w:val="00D7191A"/>
    <w:rsid w:val="00D73D2D"/>
    <w:rsid w:val="00D742A3"/>
    <w:rsid w:val="00D745BE"/>
    <w:rsid w:val="00D75945"/>
    <w:rsid w:val="00D75993"/>
    <w:rsid w:val="00D75EEA"/>
    <w:rsid w:val="00D765D7"/>
    <w:rsid w:val="00D76A51"/>
    <w:rsid w:val="00D76A6B"/>
    <w:rsid w:val="00D76EB1"/>
    <w:rsid w:val="00D77ADE"/>
    <w:rsid w:val="00D80170"/>
    <w:rsid w:val="00D805CF"/>
    <w:rsid w:val="00D80E69"/>
    <w:rsid w:val="00D812F2"/>
    <w:rsid w:val="00D81840"/>
    <w:rsid w:val="00D81A65"/>
    <w:rsid w:val="00D81B66"/>
    <w:rsid w:val="00D81CE2"/>
    <w:rsid w:val="00D81D99"/>
    <w:rsid w:val="00D8234F"/>
    <w:rsid w:val="00D843D1"/>
    <w:rsid w:val="00D85C37"/>
    <w:rsid w:val="00D86276"/>
    <w:rsid w:val="00D9104B"/>
    <w:rsid w:val="00D921B2"/>
    <w:rsid w:val="00D9223E"/>
    <w:rsid w:val="00D935DD"/>
    <w:rsid w:val="00D93827"/>
    <w:rsid w:val="00D9399A"/>
    <w:rsid w:val="00D94D8D"/>
    <w:rsid w:val="00D956DF"/>
    <w:rsid w:val="00D958DD"/>
    <w:rsid w:val="00D95F68"/>
    <w:rsid w:val="00D960B2"/>
    <w:rsid w:val="00D9626D"/>
    <w:rsid w:val="00D96AC8"/>
    <w:rsid w:val="00D96AE1"/>
    <w:rsid w:val="00D96E0F"/>
    <w:rsid w:val="00D97082"/>
    <w:rsid w:val="00D9726B"/>
    <w:rsid w:val="00D97626"/>
    <w:rsid w:val="00D979F9"/>
    <w:rsid w:val="00D97B37"/>
    <w:rsid w:val="00DA0383"/>
    <w:rsid w:val="00DA0B32"/>
    <w:rsid w:val="00DA10D7"/>
    <w:rsid w:val="00DA27ED"/>
    <w:rsid w:val="00DA2C29"/>
    <w:rsid w:val="00DA32B2"/>
    <w:rsid w:val="00DA5B04"/>
    <w:rsid w:val="00DA5D87"/>
    <w:rsid w:val="00DA5F1D"/>
    <w:rsid w:val="00DA65AF"/>
    <w:rsid w:val="00DA6A33"/>
    <w:rsid w:val="00DA75EB"/>
    <w:rsid w:val="00DA7ABC"/>
    <w:rsid w:val="00DA7D52"/>
    <w:rsid w:val="00DB1147"/>
    <w:rsid w:val="00DB15B6"/>
    <w:rsid w:val="00DB1FE1"/>
    <w:rsid w:val="00DB26D0"/>
    <w:rsid w:val="00DB288C"/>
    <w:rsid w:val="00DB346A"/>
    <w:rsid w:val="00DB3DB7"/>
    <w:rsid w:val="00DB4303"/>
    <w:rsid w:val="00DB4374"/>
    <w:rsid w:val="00DB45D9"/>
    <w:rsid w:val="00DB46A5"/>
    <w:rsid w:val="00DB47F8"/>
    <w:rsid w:val="00DB48F0"/>
    <w:rsid w:val="00DB58F7"/>
    <w:rsid w:val="00DB5E3C"/>
    <w:rsid w:val="00DB64BC"/>
    <w:rsid w:val="00DB68B1"/>
    <w:rsid w:val="00DB6B21"/>
    <w:rsid w:val="00DB6B96"/>
    <w:rsid w:val="00DB6F4A"/>
    <w:rsid w:val="00DB7305"/>
    <w:rsid w:val="00DB7DF9"/>
    <w:rsid w:val="00DC042B"/>
    <w:rsid w:val="00DC0F13"/>
    <w:rsid w:val="00DC2997"/>
    <w:rsid w:val="00DC2CA6"/>
    <w:rsid w:val="00DC330D"/>
    <w:rsid w:val="00DC3E4F"/>
    <w:rsid w:val="00DC43F6"/>
    <w:rsid w:val="00DC4A85"/>
    <w:rsid w:val="00DC4B81"/>
    <w:rsid w:val="00DC4ED6"/>
    <w:rsid w:val="00DC50B5"/>
    <w:rsid w:val="00DC5418"/>
    <w:rsid w:val="00DC6DF9"/>
    <w:rsid w:val="00DC7664"/>
    <w:rsid w:val="00DD0FA9"/>
    <w:rsid w:val="00DD16F4"/>
    <w:rsid w:val="00DD17B2"/>
    <w:rsid w:val="00DD2536"/>
    <w:rsid w:val="00DD35F0"/>
    <w:rsid w:val="00DD4139"/>
    <w:rsid w:val="00DD4177"/>
    <w:rsid w:val="00DD46DD"/>
    <w:rsid w:val="00DD4CE8"/>
    <w:rsid w:val="00DD5295"/>
    <w:rsid w:val="00DD571C"/>
    <w:rsid w:val="00DD58A3"/>
    <w:rsid w:val="00DD5F2F"/>
    <w:rsid w:val="00DD7006"/>
    <w:rsid w:val="00DD73C1"/>
    <w:rsid w:val="00DD7405"/>
    <w:rsid w:val="00DD7592"/>
    <w:rsid w:val="00DD778A"/>
    <w:rsid w:val="00DD7E7F"/>
    <w:rsid w:val="00DE00FC"/>
    <w:rsid w:val="00DE14B0"/>
    <w:rsid w:val="00DE1717"/>
    <w:rsid w:val="00DE1FE0"/>
    <w:rsid w:val="00DE2180"/>
    <w:rsid w:val="00DE2D5E"/>
    <w:rsid w:val="00DE4377"/>
    <w:rsid w:val="00DE55DE"/>
    <w:rsid w:val="00DE5790"/>
    <w:rsid w:val="00DE5AF5"/>
    <w:rsid w:val="00DE5D32"/>
    <w:rsid w:val="00DE723F"/>
    <w:rsid w:val="00DE7CF3"/>
    <w:rsid w:val="00DF0712"/>
    <w:rsid w:val="00DF0E44"/>
    <w:rsid w:val="00DF0F91"/>
    <w:rsid w:val="00DF13B0"/>
    <w:rsid w:val="00DF14AD"/>
    <w:rsid w:val="00DF1DC8"/>
    <w:rsid w:val="00DF34D7"/>
    <w:rsid w:val="00DF3DF3"/>
    <w:rsid w:val="00DF41FD"/>
    <w:rsid w:val="00DF4355"/>
    <w:rsid w:val="00DF43DB"/>
    <w:rsid w:val="00DF445B"/>
    <w:rsid w:val="00DF46FA"/>
    <w:rsid w:val="00DF4873"/>
    <w:rsid w:val="00DF5E8A"/>
    <w:rsid w:val="00DF5FE0"/>
    <w:rsid w:val="00DF7213"/>
    <w:rsid w:val="00DF74D0"/>
    <w:rsid w:val="00DF7F06"/>
    <w:rsid w:val="00E00CFB"/>
    <w:rsid w:val="00E00D24"/>
    <w:rsid w:val="00E014CD"/>
    <w:rsid w:val="00E018BD"/>
    <w:rsid w:val="00E018FA"/>
    <w:rsid w:val="00E01E8F"/>
    <w:rsid w:val="00E02691"/>
    <w:rsid w:val="00E03143"/>
    <w:rsid w:val="00E03212"/>
    <w:rsid w:val="00E03D82"/>
    <w:rsid w:val="00E03DEF"/>
    <w:rsid w:val="00E041AE"/>
    <w:rsid w:val="00E04778"/>
    <w:rsid w:val="00E048FA"/>
    <w:rsid w:val="00E04909"/>
    <w:rsid w:val="00E049F9"/>
    <w:rsid w:val="00E053F2"/>
    <w:rsid w:val="00E05691"/>
    <w:rsid w:val="00E05B8B"/>
    <w:rsid w:val="00E063E0"/>
    <w:rsid w:val="00E06451"/>
    <w:rsid w:val="00E06A78"/>
    <w:rsid w:val="00E075A2"/>
    <w:rsid w:val="00E078E7"/>
    <w:rsid w:val="00E07971"/>
    <w:rsid w:val="00E10314"/>
    <w:rsid w:val="00E1039D"/>
    <w:rsid w:val="00E10650"/>
    <w:rsid w:val="00E10D99"/>
    <w:rsid w:val="00E11594"/>
    <w:rsid w:val="00E11706"/>
    <w:rsid w:val="00E117AF"/>
    <w:rsid w:val="00E11C44"/>
    <w:rsid w:val="00E11CEF"/>
    <w:rsid w:val="00E12B8E"/>
    <w:rsid w:val="00E132A4"/>
    <w:rsid w:val="00E132CE"/>
    <w:rsid w:val="00E136CE"/>
    <w:rsid w:val="00E140B9"/>
    <w:rsid w:val="00E144A5"/>
    <w:rsid w:val="00E15496"/>
    <w:rsid w:val="00E15C94"/>
    <w:rsid w:val="00E165BD"/>
    <w:rsid w:val="00E16AE9"/>
    <w:rsid w:val="00E17614"/>
    <w:rsid w:val="00E179B8"/>
    <w:rsid w:val="00E17C57"/>
    <w:rsid w:val="00E17DB0"/>
    <w:rsid w:val="00E20134"/>
    <w:rsid w:val="00E2045F"/>
    <w:rsid w:val="00E20B33"/>
    <w:rsid w:val="00E214E5"/>
    <w:rsid w:val="00E215F6"/>
    <w:rsid w:val="00E21795"/>
    <w:rsid w:val="00E2181C"/>
    <w:rsid w:val="00E21DE8"/>
    <w:rsid w:val="00E21E9B"/>
    <w:rsid w:val="00E21F74"/>
    <w:rsid w:val="00E23079"/>
    <w:rsid w:val="00E2334F"/>
    <w:rsid w:val="00E24121"/>
    <w:rsid w:val="00E245D9"/>
    <w:rsid w:val="00E2576D"/>
    <w:rsid w:val="00E25F25"/>
    <w:rsid w:val="00E267C2"/>
    <w:rsid w:val="00E26A46"/>
    <w:rsid w:val="00E27AD9"/>
    <w:rsid w:val="00E305CD"/>
    <w:rsid w:val="00E311F9"/>
    <w:rsid w:val="00E3166E"/>
    <w:rsid w:val="00E3194D"/>
    <w:rsid w:val="00E319D1"/>
    <w:rsid w:val="00E31EEA"/>
    <w:rsid w:val="00E31F8E"/>
    <w:rsid w:val="00E325B8"/>
    <w:rsid w:val="00E32AA5"/>
    <w:rsid w:val="00E32D79"/>
    <w:rsid w:val="00E32F1B"/>
    <w:rsid w:val="00E32FBD"/>
    <w:rsid w:val="00E331DA"/>
    <w:rsid w:val="00E337EF"/>
    <w:rsid w:val="00E33FFC"/>
    <w:rsid w:val="00E3415E"/>
    <w:rsid w:val="00E34F81"/>
    <w:rsid w:val="00E359DC"/>
    <w:rsid w:val="00E359EC"/>
    <w:rsid w:val="00E36031"/>
    <w:rsid w:val="00E36183"/>
    <w:rsid w:val="00E36457"/>
    <w:rsid w:val="00E37221"/>
    <w:rsid w:val="00E3771A"/>
    <w:rsid w:val="00E3776B"/>
    <w:rsid w:val="00E37E74"/>
    <w:rsid w:val="00E40629"/>
    <w:rsid w:val="00E409D7"/>
    <w:rsid w:val="00E41DB5"/>
    <w:rsid w:val="00E42606"/>
    <w:rsid w:val="00E4274E"/>
    <w:rsid w:val="00E42ED5"/>
    <w:rsid w:val="00E433A7"/>
    <w:rsid w:val="00E437E9"/>
    <w:rsid w:val="00E43C82"/>
    <w:rsid w:val="00E43D07"/>
    <w:rsid w:val="00E43F87"/>
    <w:rsid w:val="00E4504B"/>
    <w:rsid w:val="00E45141"/>
    <w:rsid w:val="00E45813"/>
    <w:rsid w:val="00E45A98"/>
    <w:rsid w:val="00E4621A"/>
    <w:rsid w:val="00E46742"/>
    <w:rsid w:val="00E4682E"/>
    <w:rsid w:val="00E46A46"/>
    <w:rsid w:val="00E46B81"/>
    <w:rsid w:val="00E46E42"/>
    <w:rsid w:val="00E47462"/>
    <w:rsid w:val="00E47BF4"/>
    <w:rsid w:val="00E500E3"/>
    <w:rsid w:val="00E50504"/>
    <w:rsid w:val="00E50B44"/>
    <w:rsid w:val="00E50BAB"/>
    <w:rsid w:val="00E510C2"/>
    <w:rsid w:val="00E51EE1"/>
    <w:rsid w:val="00E52695"/>
    <w:rsid w:val="00E52FF4"/>
    <w:rsid w:val="00E538E6"/>
    <w:rsid w:val="00E54458"/>
    <w:rsid w:val="00E5450D"/>
    <w:rsid w:val="00E549B4"/>
    <w:rsid w:val="00E55077"/>
    <w:rsid w:val="00E564EF"/>
    <w:rsid w:val="00E5673A"/>
    <w:rsid w:val="00E56C23"/>
    <w:rsid w:val="00E56E94"/>
    <w:rsid w:val="00E56FA4"/>
    <w:rsid w:val="00E608E8"/>
    <w:rsid w:val="00E60921"/>
    <w:rsid w:val="00E610DF"/>
    <w:rsid w:val="00E6124F"/>
    <w:rsid w:val="00E616B8"/>
    <w:rsid w:val="00E622E4"/>
    <w:rsid w:val="00E626E4"/>
    <w:rsid w:val="00E640A9"/>
    <w:rsid w:val="00E66F58"/>
    <w:rsid w:val="00E67080"/>
    <w:rsid w:val="00E675CB"/>
    <w:rsid w:val="00E6761A"/>
    <w:rsid w:val="00E70AF5"/>
    <w:rsid w:val="00E70DD3"/>
    <w:rsid w:val="00E70EF4"/>
    <w:rsid w:val="00E70F16"/>
    <w:rsid w:val="00E7173F"/>
    <w:rsid w:val="00E719C0"/>
    <w:rsid w:val="00E71BAE"/>
    <w:rsid w:val="00E72C0E"/>
    <w:rsid w:val="00E73231"/>
    <w:rsid w:val="00E74070"/>
    <w:rsid w:val="00E742BB"/>
    <w:rsid w:val="00E74D73"/>
    <w:rsid w:val="00E75082"/>
    <w:rsid w:val="00E75E5F"/>
    <w:rsid w:val="00E76CB3"/>
    <w:rsid w:val="00E77068"/>
    <w:rsid w:val="00E77157"/>
    <w:rsid w:val="00E771EF"/>
    <w:rsid w:val="00E774E9"/>
    <w:rsid w:val="00E77538"/>
    <w:rsid w:val="00E8057A"/>
    <w:rsid w:val="00E81133"/>
    <w:rsid w:val="00E8134C"/>
    <w:rsid w:val="00E81C97"/>
    <w:rsid w:val="00E81E43"/>
    <w:rsid w:val="00E830E3"/>
    <w:rsid w:val="00E8316F"/>
    <w:rsid w:val="00E83E46"/>
    <w:rsid w:val="00E84AA9"/>
    <w:rsid w:val="00E84DBD"/>
    <w:rsid w:val="00E8515D"/>
    <w:rsid w:val="00E87402"/>
    <w:rsid w:val="00E87EBB"/>
    <w:rsid w:val="00E902DA"/>
    <w:rsid w:val="00E904DA"/>
    <w:rsid w:val="00E90DB4"/>
    <w:rsid w:val="00E90EA0"/>
    <w:rsid w:val="00E9133C"/>
    <w:rsid w:val="00E9144A"/>
    <w:rsid w:val="00E918E4"/>
    <w:rsid w:val="00E91982"/>
    <w:rsid w:val="00E924FD"/>
    <w:rsid w:val="00E92612"/>
    <w:rsid w:val="00E92981"/>
    <w:rsid w:val="00E93178"/>
    <w:rsid w:val="00E93974"/>
    <w:rsid w:val="00E93D11"/>
    <w:rsid w:val="00E97529"/>
    <w:rsid w:val="00E97CE6"/>
    <w:rsid w:val="00E97EF5"/>
    <w:rsid w:val="00EA0486"/>
    <w:rsid w:val="00EA0988"/>
    <w:rsid w:val="00EA10D5"/>
    <w:rsid w:val="00EA1A2B"/>
    <w:rsid w:val="00EA2236"/>
    <w:rsid w:val="00EA2532"/>
    <w:rsid w:val="00EA47BA"/>
    <w:rsid w:val="00EA4AA0"/>
    <w:rsid w:val="00EA50A5"/>
    <w:rsid w:val="00EA5EFB"/>
    <w:rsid w:val="00EA602C"/>
    <w:rsid w:val="00EA63EA"/>
    <w:rsid w:val="00EA6471"/>
    <w:rsid w:val="00EA6664"/>
    <w:rsid w:val="00EA6D2A"/>
    <w:rsid w:val="00EA77A9"/>
    <w:rsid w:val="00EA7826"/>
    <w:rsid w:val="00EA7C01"/>
    <w:rsid w:val="00EA7E75"/>
    <w:rsid w:val="00EB01A6"/>
    <w:rsid w:val="00EB0886"/>
    <w:rsid w:val="00EB09D9"/>
    <w:rsid w:val="00EB1118"/>
    <w:rsid w:val="00EB129B"/>
    <w:rsid w:val="00EB1337"/>
    <w:rsid w:val="00EB1E93"/>
    <w:rsid w:val="00EB25BE"/>
    <w:rsid w:val="00EB3797"/>
    <w:rsid w:val="00EB3B4F"/>
    <w:rsid w:val="00EB46DE"/>
    <w:rsid w:val="00EB5F67"/>
    <w:rsid w:val="00EB5F89"/>
    <w:rsid w:val="00EB64C0"/>
    <w:rsid w:val="00EB66E0"/>
    <w:rsid w:val="00EB6A43"/>
    <w:rsid w:val="00EB71BE"/>
    <w:rsid w:val="00EB7611"/>
    <w:rsid w:val="00EB7BD9"/>
    <w:rsid w:val="00EB7DA8"/>
    <w:rsid w:val="00EC0555"/>
    <w:rsid w:val="00EC0618"/>
    <w:rsid w:val="00EC07F5"/>
    <w:rsid w:val="00EC14E4"/>
    <w:rsid w:val="00EC16E0"/>
    <w:rsid w:val="00EC1CEA"/>
    <w:rsid w:val="00EC20AF"/>
    <w:rsid w:val="00EC2137"/>
    <w:rsid w:val="00EC2B2E"/>
    <w:rsid w:val="00EC2F15"/>
    <w:rsid w:val="00EC2FCE"/>
    <w:rsid w:val="00EC32E5"/>
    <w:rsid w:val="00EC37E0"/>
    <w:rsid w:val="00EC46CD"/>
    <w:rsid w:val="00EC51DB"/>
    <w:rsid w:val="00EC55EF"/>
    <w:rsid w:val="00EC5779"/>
    <w:rsid w:val="00EC594C"/>
    <w:rsid w:val="00EC5CF4"/>
    <w:rsid w:val="00EC732F"/>
    <w:rsid w:val="00EC7967"/>
    <w:rsid w:val="00EC7C04"/>
    <w:rsid w:val="00ED0D72"/>
    <w:rsid w:val="00ED174A"/>
    <w:rsid w:val="00ED1B54"/>
    <w:rsid w:val="00ED1F5C"/>
    <w:rsid w:val="00ED24D2"/>
    <w:rsid w:val="00ED36AA"/>
    <w:rsid w:val="00ED3A7F"/>
    <w:rsid w:val="00ED3ACC"/>
    <w:rsid w:val="00ED3D38"/>
    <w:rsid w:val="00ED4177"/>
    <w:rsid w:val="00ED4395"/>
    <w:rsid w:val="00ED43F0"/>
    <w:rsid w:val="00ED4FD3"/>
    <w:rsid w:val="00ED5AC6"/>
    <w:rsid w:val="00ED5F29"/>
    <w:rsid w:val="00ED7526"/>
    <w:rsid w:val="00ED77AE"/>
    <w:rsid w:val="00ED7FDD"/>
    <w:rsid w:val="00EE0B7C"/>
    <w:rsid w:val="00EE0F80"/>
    <w:rsid w:val="00EE1891"/>
    <w:rsid w:val="00EE1BE2"/>
    <w:rsid w:val="00EE1ECD"/>
    <w:rsid w:val="00EE240B"/>
    <w:rsid w:val="00EE2A63"/>
    <w:rsid w:val="00EE31CD"/>
    <w:rsid w:val="00EE3407"/>
    <w:rsid w:val="00EE3BC5"/>
    <w:rsid w:val="00EE5023"/>
    <w:rsid w:val="00EE56E7"/>
    <w:rsid w:val="00EE586C"/>
    <w:rsid w:val="00EE58F0"/>
    <w:rsid w:val="00EE61E2"/>
    <w:rsid w:val="00EE62B3"/>
    <w:rsid w:val="00EE75A6"/>
    <w:rsid w:val="00EE7F4F"/>
    <w:rsid w:val="00EF09B2"/>
    <w:rsid w:val="00EF1A47"/>
    <w:rsid w:val="00EF1AB0"/>
    <w:rsid w:val="00EF1CDD"/>
    <w:rsid w:val="00EF1D4F"/>
    <w:rsid w:val="00EF210C"/>
    <w:rsid w:val="00EF2DD7"/>
    <w:rsid w:val="00EF416B"/>
    <w:rsid w:val="00EF49F5"/>
    <w:rsid w:val="00EF4E03"/>
    <w:rsid w:val="00EF5EBF"/>
    <w:rsid w:val="00EF61FD"/>
    <w:rsid w:val="00EF7106"/>
    <w:rsid w:val="00F00102"/>
    <w:rsid w:val="00F00BFB"/>
    <w:rsid w:val="00F00CFC"/>
    <w:rsid w:val="00F01DD2"/>
    <w:rsid w:val="00F02639"/>
    <w:rsid w:val="00F02DFE"/>
    <w:rsid w:val="00F03B60"/>
    <w:rsid w:val="00F05680"/>
    <w:rsid w:val="00F05740"/>
    <w:rsid w:val="00F057E3"/>
    <w:rsid w:val="00F058F6"/>
    <w:rsid w:val="00F059CD"/>
    <w:rsid w:val="00F05ADB"/>
    <w:rsid w:val="00F06387"/>
    <w:rsid w:val="00F06FFD"/>
    <w:rsid w:val="00F0738A"/>
    <w:rsid w:val="00F0768E"/>
    <w:rsid w:val="00F078CF"/>
    <w:rsid w:val="00F07E20"/>
    <w:rsid w:val="00F07F25"/>
    <w:rsid w:val="00F1065C"/>
    <w:rsid w:val="00F10798"/>
    <w:rsid w:val="00F10870"/>
    <w:rsid w:val="00F10CAE"/>
    <w:rsid w:val="00F11041"/>
    <w:rsid w:val="00F11374"/>
    <w:rsid w:val="00F11B3C"/>
    <w:rsid w:val="00F11DEC"/>
    <w:rsid w:val="00F11FA2"/>
    <w:rsid w:val="00F123A1"/>
    <w:rsid w:val="00F12B18"/>
    <w:rsid w:val="00F1334F"/>
    <w:rsid w:val="00F141C1"/>
    <w:rsid w:val="00F150FA"/>
    <w:rsid w:val="00F16B5F"/>
    <w:rsid w:val="00F16DC3"/>
    <w:rsid w:val="00F16FAC"/>
    <w:rsid w:val="00F17673"/>
    <w:rsid w:val="00F17DFE"/>
    <w:rsid w:val="00F2029F"/>
    <w:rsid w:val="00F20A85"/>
    <w:rsid w:val="00F20BE4"/>
    <w:rsid w:val="00F20E47"/>
    <w:rsid w:val="00F21063"/>
    <w:rsid w:val="00F2156C"/>
    <w:rsid w:val="00F22AE3"/>
    <w:rsid w:val="00F231E8"/>
    <w:rsid w:val="00F239E9"/>
    <w:rsid w:val="00F239F5"/>
    <w:rsid w:val="00F23C61"/>
    <w:rsid w:val="00F23E2D"/>
    <w:rsid w:val="00F24089"/>
    <w:rsid w:val="00F243B2"/>
    <w:rsid w:val="00F24480"/>
    <w:rsid w:val="00F25005"/>
    <w:rsid w:val="00F2500E"/>
    <w:rsid w:val="00F25CCD"/>
    <w:rsid w:val="00F26181"/>
    <w:rsid w:val="00F26DB0"/>
    <w:rsid w:val="00F26F89"/>
    <w:rsid w:val="00F2705E"/>
    <w:rsid w:val="00F27842"/>
    <w:rsid w:val="00F27D02"/>
    <w:rsid w:val="00F27EA3"/>
    <w:rsid w:val="00F300B3"/>
    <w:rsid w:val="00F30487"/>
    <w:rsid w:val="00F30C80"/>
    <w:rsid w:val="00F30CA6"/>
    <w:rsid w:val="00F316B6"/>
    <w:rsid w:val="00F31A04"/>
    <w:rsid w:val="00F31E9F"/>
    <w:rsid w:val="00F3321C"/>
    <w:rsid w:val="00F33B24"/>
    <w:rsid w:val="00F33C36"/>
    <w:rsid w:val="00F344C4"/>
    <w:rsid w:val="00F3465F"/>
    <w:rsid w:val="00F349FA"/>
    <w:rsid w:val="00F35791"/>
    <w:rsid w:val="00F35996"/>
    <w:rsid w:val="00F3601D"/>
    <w:rsid w:val="00F36AEF"/>
    <w:rsid w:val="00F36E44"/>
    <w:rsid w:val="00F36F2D"/>
    <w:rsid w:val="00F372F9"/>
    <w:rsid w:val="00F375BA"/>
    <w:rsid w:val="00F379F6"/>
    <w:rsid w:val="00F37BD9"/>
    <w:rsid w:val="00F37C13"/>
    <w:rsid w:val="00F37FCF"/>
    <w:rsid w:val="00F40395"/>
    <w:rsid w:val="00F41DC5"/>
    <w:rsid w:val="00F424D4"/>
    <w:rsid w:val="00F425FA"/>
    <w:rsid w:val="00F428DD"/>
    <w:rsid w:val="00F435B5"/>
    <w:rsid w:val="00F43831"/>
    <w:rsid w:val="00F43F19"/>
    <w:rsid w:val="00F43F37"/>
    <w:rsid w:val="00F440C8"/>
    <w:rsid w:val="00F446D8"/>
    <w:rsid w:val="00F451D6"/>
    <w:rsid w:val="00F457C2"/>
    <w:rsid w:val="00F4617A"/>
    <w:rsid w:val="00F4657E"/>
    <w:rsid w:val="00F4662D"/>
    <w:rsid w:val="00F46AE8"/>
    <w:rsid w:val="00F46EB0"/>
    <w:rsid w:val="00F471F4"/>
    <w:rsid w:val="00F5027C"/>
    <w:rsid w:val="00F509E8"/>
    <w:rsid w:val="00F50A63"/>
    <w:rsid w:val="00F50A94"/>
    <w:rsid w:val="00F51405"/>
    <w:rsid w:val="00F516BF"/>
    <w:rsid w:val="00F51ACD"/>
    <w:rsid w:val="00F524FF"/>
    <w:rsid w:val="00F52B74"/>
    <w:rsid w:val="00F52E89"/>
    <w:rsid w:val="00F531B0"/>
    <w:rsid w:val="00F5496D"/>
    <w:rsid w:val="00F54FC0"/>
    <w:rsid w:val="00F555C8"/>
    <w:rsid w:val="00F55FA6"/>
    <w:rsid w:val="00F565A9"/>
    <w:rsid w:val="00F5683C"/>
    <w:rsid w:val="00F608FB"/>
    <w:rsid w:val="00F618F9"/>
    <w:rsid w:val="00F61BFE"/>
    <w:rsid w:val="00F62197"/>
    <w:rsid w:val="00F627A1"/>
    <w:rsid w:val="00F62921"/>
    <w:rsid w:val="00F63760"/>
    <w:rsid w:val="00F63BA0"/>
    <w:rsid w:val="00F63C13"/>
    <w:rsid w:val="00F63F90"/>
    <w:rsid w:val="00F641E8"/>
    <w:rsid w:val="00F642DA"/>
    <w:rsid w:val="00F64CCD"/>
    <w:rsid w:val="00F65751"/>
    <w:rsid w:val="00F65F12"/>
    <w:rsid w:val="00F675AF"/>
    <w:rsid w:val="00F67A36"/>
    <w:rsid w:val="00F708A7"/>
    <w:rsid w:val="00F70E84"/>
    <w:rsid w:val="00F7178D"/>
    <w:rsid w:val="00F72236"/>
    <w:rsid w:val="00F727A1"/>
    <w:rsid w:val="00F72DC5"/>
    <w:rsid w:val="00F72FD4"/>
    <w:rsid w:val="00F738F9"/>
    <w:rsid w:val="00F73933"/>
    <w:rsid w:val="00F73DFF"/>
    <w:rsid w:val="00F73FE4"/>
    <w:rsid w:val="00F74860"/>
    <w:rsid w:val="00F7506A"/>
    <w:rsid w:val="00F7640B"/>
    <w:rsid w:val="00F76924"/>
    <w:rsid w:val="00F76F16"/>
    <w:rsid w:val="00F77212"/>
    <w:rsid w:val="00F7753C"/>
    <w:rsid w:val="00F77BA9"/>
    <w:rsid w:val="00F77BDC"/>
    <w:rsid w:val="00F77D51"/>
    <w:rsid w:val="00F80AA6"/>
    <w:rsid w:val="00F80B0E"/>
    <w:rsid w:val="00F80CBB"/>
    <w:rsid w:val="00F8121C"/>
    <w:rsid w:val="00F8183E"/>
    <w:rsid w:val="00F81D19"/>
    <w:rsid w:val="00F826A7"/>
    <w:rsid w:val="00F82B1F"/>
    <w:rsid w:val="00F83231"/>
    <w:rsid w:val="00F835AB"/>
    <w:rsid w:val="00F84BFF"/>
    <w:rsid w:val="00F84C66"/>
    <w:rsid w:val="00F84D51"/>
    <w:rsid w:val="00F84DF8"/>
    <w:rsid w:val="00F85084"/>
    <w:rsid w:val="00F85860"/>
    <w:rsid w:val="00F861ED"/>
    <w:rsid w:val="00F867DA"/>
    <w:rsid w:val="00F8754D"/>
    <w:rsid w:val="00F87F52"/>
    <w:rsid w:val="00F9135F"/>
    <w:rsid w:val="00F9194A"/>
    <w:rsid w:val="00F921EC"/>
    <w:rsid w:val="00F92270"/>
    <w:rsid w:val="00F928E2"/>
    <w:rsid w:val="00F92B38"/>
    <w:rsid w:val="00F92B3E"/>
    <w:rsid w:val="00F93D47"/>
    <w:rsid w:val="00F93D9E"/>
    <w:rsid w:val="00F94056"/>
    <w:rsid w:val="00F940D8"/>
    <w:rsid w:val="00F9485C"/>
    <w:rsid w:val="00F949C0"/>
    <w:rsid w:val="00F957E3"/>
    <w:rsid w:val="00F963BF"/>
    <w:rsid w:val="00F96561"/>
    <w:rsid w:val="00F9693A"/>
    <w:rsid w:val="00F96C01"/>
    <w:rsid w:val="00F96CD9"/>
    <w:rsid w:val="00F97B82"/>
    <w:rsid w:val="00F97C91"/>
    <w:rsid w:val="00F97DAB"/>
    <w:rsid w:val="00FA073F"/>
    <w:rsid w:val="00FA0B66"/>
    <w:rsid w:val="00FA1368"/>
    <w:rsid w:val="00FA2655"/>
    <w:rsid w:val="00FA2A72"/>
    <w:rsid w:val="00FA2E2A"/>
    <w:rsid w:val="00FA3155"/>
    <w:rsid w:val="00FA35D2"/>
    <w:rsid w:val="00FA3671"/>
    <w:rsid w:val="00FA408D"/>
    <w:rsid w:val="00FA4DA2"/>
    <w:rsid w:val="00FA53C4"/>
    <w:rsid w:val="00FA5AFD"/>
    <w:rsid w:val="00FA5E18"/>
    <w:rsid w:val="00FA6859"/>
    <w:rsid w:val="00FA6992"/>
    <w:rsid w:val="00FA6A64"/>
    <w:rsid w:val="00FA6F89"/>
    <w:rsid w:val="00FA7E92"/>
    <w:rsid w:val="00FB0432"/>
    <w:rsid w:val="00FB05F8"/>
    <w:rsid w:val="00FB0638"/>
    <w:rsid w:val="00FB09C7"/>
    <w:rsid w:val="00FB1610"/>
    <w:rsid w:val="00FB1B5B"/>
    <w:rsid w:val="00FB1FB0"/>
    <w:rsid w:val="00FB3244"/>
    <w:rsid w:val="00FB4299"/>
    <w:rsid w:val="00FB4D0C"/>
    <w:rsid w:val="00FB4D43"/>
    <w:rsid w:val="00FB5190"/>
    <w:rsid w:val="00FB5406"/>
    <w:rsid w:val="00FB5467"/>
    <w:rsid w:val="00FB5656"/>
    <w:rsid w:val="00FB6236"/>
    <w:rsid w:val="00FB6409"/>
    <w:rsid w:val="00FB6B66"/>
    <w:rsid w:val="00FB6B96"/>
    <w:rsid w:val="00FB6C22"/>
    <w:rsid w:val="00FB7334"/>
    <w:rsid w:val="00FB7A1E"/>
    <w:rsid w:val="00FB7B30"/>
    <w:rsid w:val="00FB7D25"/>
    <w:rsid w:val="00FB7F1E"/>
    <w:rsid w:val="00FC02EB"/>
    <w:rsid w:val="00FC0650"/>
    <w:rsid w:val="00FC182B"/>
    <w:rsid w:val="00FC1BC0"/>
    <w:rsid w:val="00FC2C64"/>
    <w:rsid w:val="00FC2EA8"/>
    <w:rsid w:val="00FC343A"/>
    <w:rsid w:val="00FC3C93"/>
    <w:rsid w:val="00FC4583"/>
    <w:rsid w:val="00FC47FE"/>
    <w:rsid w:val="00FC4CC5"/>
    <w:rsid w:val="00FC4FC7"/>
    <w:rsid w:val="00FC57F7"/>
    <w:rsid w:val="00FC6FF4"/>
    <w:rsid w:val="00FC7715"/>
    <w:rsid w:val="00FC77AF"/>
    <w:rsid w:val="00FC7F99"/>
    <w:rsid w:val="00FD0148"/>
    <w:rsid w:val="00FD0646"/>
    <w:rsid w:val="00FD1117"/>
    <w:rsid w:val="00FD11F0"/>
    <w:rsid w:val="00FD148E"/>
    <w:rsid w:val="00FD19BD"/>
    <w:rsid w:val="00FD1D2B"/>
    <w:rsid w:val="00FD2085"/>
    <w:rsid w:val="00FD2CDD"/>
    <w:rsid w:val="00FD371C"/>
    <w:rsid w:val="00FD4282"/>
    <w:rsid w:val="00FD44E0"/>
    <w:rsid w:val="00FD5444"/>
    <w:rsid w:val="00FD58B4"/>
    <w:rsid w:val="00FD5E05"/>
    <w:rsid w:val="00FD5F1F"/>
    <w:rsid w:val="00FD6244"/>
    <w:rsid w:val="00FD65A7"/>
    <w:rsid w:val="00FD710E"/>
    <w:rsid w:val="00FD7DC7"/>
    <w:rsid w:val="00FE0289"/>
    <w:rsid w:val="00FE13DF"/>
    <w:rsid w:val="00FE17A8"/>
    <w:rsid w:val="00FE21AA"/>
    <w:rsid w:val="00FE2522"/>
    <w:rsid w:val="00FE2C6E"/>
    <w:rsid w:val="00FE2D92"/>
    <w:rsid w:val="00FE3522"/>
    <w:rsid w:val="00FE35F5"/>
    <w:rsid w:val="00FE3CCE"/>
    <w:rsid w:val="00FE41C8"/>
    <w:rsid w:val="00FE557E"/>
    <w:rsid w:val="00FE594A"/>
    <w:rsid w:val="00FE597C"/>
    <w:rsid w:val="00FE5E62"/>
    <w:rsid w:val="00FE6556"/>
    <w:rsid w:val="00FE6EF5"/>
    <w:rsid w:val="00FE7267"/>
    <w:rsid w:val="00FE76A6"/>
    <w:rsid w:val="00FE7A96"/>
    <w:rsid w:val="00FF085A"/>
    <w:rsid w:val="00FF142B"/>
    <w:rsid w:val="00FF19F0"/>
    <w:rsid w:val="00FF1A75"/>
    <w:rsid w:val="00FF2790"/>
    <w:rsid w:val="00FF2B4E"/>
    <w:rsid w:val="00FF3825"/>
    <w:rsid w:val="00FF3BED"/>
    <w:rsid w:val="00FF416A"/>
    <w:rsid w:val="00FF4B6D"/>
    <w:rsid w:val="00FF5828"/>
    <w:rsid w:val="00FF5928"/>
    <w:rsid w:val="00FF5D90"/>
    <w:rsid w:val="00FF5FB2"/>
    <w:rsid w:val="00FF61EC"/>
    <w:rsid w:val="00FF6D55"/>
    <w:rsid w:val="00FF730C"/>
    <w:rsid w:val="00FF79E0"/>
    <w:rsid w:val="00FF7E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F68488"/>
  <w15:chartTrackingRefBased/>
  <w15:docId w15:val="{0F9242F7-486E-4944-8282-B4380DD50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b/>
        <w:sz w:val="24"/>
        <w:szCs w:val="3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61FD"/>
    <w:pPr>
      <w:spacing w:after="0"/>
      <w:ind w:firstLine="432"/>
      <w:jc w:val="both"/>
    </w:pPr>
    <w:rPr>
      <w:rFonts w:ascii="Times New Roman" w:hAnsi="Times New Roman"/>
      <w:b w:val="0"/>
    </w:rPr>
  </w:style>
  <w:style w:type="paragraph" w:styleId="Heading1">
    <w:name w:val="heading 1"/>
    <w:basedOn w:val="Normal"/>
    <w:next w:val="Normal"/>
    <w:link w:val="Heading1Char"/>
    <w:uiPriority w:val="9"/>
    <w:qFormat/>
    <w:rsid w:val="00462F8B"/>
    <w:pPr>
      <w:keepNext/>
      <w:keepLines/>
      <w:outlineLvl w:val="0"/>
    </w:pPr>
    <w:rPr>
      <w:rFonts w:eastAsiaTheme="majorEastAsia"/>
      <w:b/>
    </w:rPr>
  </w:style>
  <w:style w:type="paragraph" w:styleId="Heading2">
    <w:name w:val="heading 2"/>
    <w:basedOn w:val="Normal"/>
    <w:next w:val="Normal"/>
    <w:link w:val="Heading2Char"/>
    <w:uiPriority w:val="9"/>
    <w:unhideWhenUsed/>
    <w:qFormat/>
    <w:rsid w:val="00E47BF4"/>
    <w:pPr>
      <w:keepNext/>
      <w:keepLines/>
      <w:spacing w:before="40"/>
      <w:outlineLvl w:val="1"/>
    </w:pPr>
    <w:rPr>
      <w:rFonts w:eastAsiaTheme="majorEastAsia"/>
      <w:b/>
      <w:color w:val="000000" w:themeColor="text1"/>
      <w:szCs w:val="26"/>
    </w:rPr>
  </w:style>
  <w:style w:type="paragraph" w:styleId="Heading3">
    <w:name w:val="heading 3"/>
    <w:basedOn w:val="Normal"/>
    <w:next w:val="Normal"/>
    <w:link w:val="Heading3Char"/>
    <w:uiPriority w:val="9"/>
    <w:unhideWhenUsed/>
    <w:qFormat/>
    <w:rsid w:val="00EE5023"/>
    <w:pPr>
      <w:keepNext/>
      <w:keepLines/>
      <w:outlineLvl w:val="2"/>
    </w:pPr>
    <w:rPr>
      <w:rFonts w:eastAsiaTheme="majorEastAsia"/>
      <w:b/>
      <w:i/>
      <w:color w:val="000000" w:themeColor="text1"/>
      <w:szCs w:val="24"/>
    </w:rPr>
  </w:style>
  <w:style w:type="paragraph" w:styleId="Heading4">
    <w:name w:val="heading 4"/>
    <w:basedOn w:val="Normal"/>
    <w:next w:val="Normal"/>
    <w:link w:val="Heading4Char"/>
    <w:uiPriority w:val="9"/>
    <w:unhideWhenUsed/>
    <w:qFormat/>
    <w:rsid w:val="00000834"/>
    <w:pPr>
      <w:keepNext/>
      <w:keepLines/>
      <w:spacing w:before="40"/>
      <w:outlineLvl w:val="3"/>
    </w:pPr>
    <w:rPr>
      <w:rFonts w:eastAsiaTheme="majorEastAsia"/>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F8B"/>
    <w:rPr>
      <w:rFonts w:ascii="Times New Roman" w:eastAsiaTheme="majorEastAsia" w:hAnsi="Times New Roman"/>
    </w:rPr>
  </w:style>
  <w:style w:type="character" w:customStyle="1" w:styleId="Heading2Char">
    <w:name w:val="Heading 2 Char"/>
    <w:basedOn w:val="DefaultParagraphFont"/>
    <w:link w:val="Heading2"/>
    <w:uiPriority w:val="9"/>
    <w:rsid w:val="00E47BF4"/>
    <w:rPr>
      <w:rFonts w:ascii="Times New Roman" w:eastAsiaTheme="majorEastAsia" w:hAnsi="Times New Roman"/>
      <w:color w:val="000000" w:themeColor="text1"/>
      <w:szCs w:val="26"/>
    </w:rPr>
  </w:style>
  <w:style w:type="paragraph" w:styleId="ListParagraph">
    <w:name w:val="List Paragraph"/>
    <w:basedOn w:val="Normal"/>
    <w:uiPriority w:val="34"/>
    <w:qFormat/>
    <w:rsid w:val="00AF7557"/>
    <w:pPr>
      <w:ind w:left="720"/>
      <w:contextualSpacing/>
    </w:pPr>
  </w:style>
  <w:style w:type="character" w:styleId="Hyperlink">
    <w:name w:val="Hyperlink"/>
    <w:basedOn w:val="DefaultParagraphFont"/>
    <w:uiPriority w:val="99"/>
    <w:unhideWhenUsed/>
    <w:rsid w:val="00DE00FC"/>
    <w:rPr>
      <w:color w:val="0563C1" w:themeColor="hyperlink"/>
      <w:u w:val="single"/>
    </w:rPr>
  </w:style>
  <w:style w:type="character" w:styleId="UnresolvedMention">
    <w:name w:val="Unresolved Mention"/>
    <w:basedOn w:val="DefaultParagraphFont"/>
    <w:uiPriority w:val="99"/>
    <w:semiHidden/>
    <w:unhideWhenUsed/>
    <w:rsid w:val="00DE00FC"/>
    <w:rPr>
      <w:color w:val="605E5C"/>
      <w:shd w:val="clear" w:color="auto" w:fill="E1DFDD"/>
    </w:rPr>
  </w:style>
  <w:style w:type="paragraph" w:styleId="FootnoteText">
    <w:name w:val="footnote text"/>
    <w:basedOn w:val="Normal"/>
    <w:link w:val="FootnoteTextChar"/>
    <w:uiPriority w:val="99"/>
    <w:unhideWhenUsed/>
    <w:rsid w:val="00886C32"/>
    <w:pPr>
      <w:spacing w:line="240" w:lineRule="auto"/>
    </w:pPr>
    <w:rPr>
      <w:sz w:val="20"/>
      <w:szCs w:val="20"/>
    </w:rPr>
  </w:style>
  <w:style w:type="character" w:customStyle="1" w:styleId="FootnoteTextChar">
    <w:name w:val="Footnote Text Char"/>
    <w:basedOn w:val="DefaultParagraphFont"/>
    <w:link w:val="FootnoteText"/>
    <w:uiPriority w:val="99"/>
    <w:rsid w:val="00886C32"/>
    <w:rPr>
      <w:rFonts w:ascii="Times New Roman" w:hAnsi="Times New Roman"/>
      <w:b w:val="0"/>
      <w:sz w:val="20"/>
      <w:szCs w:val="20"/>
    </w:rPr>
  </w:style>
  <w:style w:type="character" w:styleId="FootnoteReference">
    <w:name w:val="footnote reference"/>
    <w:basedOn w:val="DefaultParagraphFont"/>
    <w:uiPriority w:val="99"/>
    <w:semiHidden/>
    <w:unhideWhenUsed/>
    <w:rsid w:val="00886C32"/>
    <w:rPr>
      <w:vertAlign w:val="superscript"/>
    </w:rPr>
  </w:style>
  <w:style w:type="character" w:styleId="CommentReference">
    <w:name w:val="annotation reference"/>
    <w:basedOn w:val="DefaultParagraphFont"/>
    <w:uiPriority w:val="99"/>
    <w:semiHidden/>
    <w:unhideWhenUsed/>
    <w:rsid w:val="00D96E0F"/>
    <w:rPr>
      <w:sz w:val="16"/>
      <w:szCs w:val="16"/>
    </w:rPr>
  </w:style>
  <w:style w:type="paragraph" w:styleId="CommentText">
    <w:name w:val="annotation text"/>
    <w:basedOn w:val="Normal"/>
    <w:link w:val="CommentTextChar"/>
    <w:uiPriority w:val="99"/>
    <w:unhideWhenUsed/>
    <w:rsid w:val="00D96E0F"/>
    <w:pPr>
      <w:spacing w:line="240" w:lineRule="auto"/>
    </w:pPr>
    <w:rPr>
      <w:sz w:val="20"/>
      <w:szCs w:val="20"/>
    </w:rPr>
  </w:style>
  <w:style w:type="character" w:customStyle="1" w:styleId="CommentTextChar">
    <w:name w:val="Comment Text Char"/>
    <w:basedOn w:val="DefaultParagraphFont"/>
    <w:link w:val="CommentText"/>
    <w:uiPriority w:val="99"/>
    <w:rsid w:val="00D96E0F"/>
    <w:rPr>
      <w:rFonts w:ascii="Times New Roman" w:hAnsi="Times New Roman"/>
      <w:b w:val="0"/>
      <w:sz w:val="20"/>
      <w:szCs w:val="20"/>
    </w:rPr>
  </w:style>
  <w:style w:type="paragraph" w:styleId="CommentSubject">
    <w:name w:val="annotation subject"/>
    <w:basedOn w:val="CommentText"/>
    <w:next w:val="CommentText"/>
    <w:link w:val="CommentSubjectChar"/>
    <w:uiPriority w:val="99"/>
    <w:semiHidden/>
    <w:unhideWhenUsed/>
    <w:rsid w:val="00D96E0F"/>
    <w:rPr>
      <w:b/>
      <w:bCs/>
    </w:rPr>
  </w:style>
  <w:style w:type="character" w:customStyle="1" w:styleId="CommentSubjectChar">
    <w:name w:val="Comment Subject Char"/>
    <w:basedOn w:val="CommentTextChar"/>
    <w:link w:val="CommentSubject"/>
    <w:uiPriority w:val="99"/>
    <w:semiHidden/>
    <w:rsid w:val="00D96E0F"/>
    <w:rPr>
      <w:rFonts w:ascii="Times New Roman" w:hAnsi="Times New Roman"/>
      <w:b/>
      <w:bCs/>
      <w:sz w:val="20"/>
      <w:szCs w:val="20"/>
    </w:rPr>
  </w:style>
  <w:style w:type="paragraph" w:styleId="Header">
    <w:name w:val="header"/>
    <w:basedOn w:val="Normal"/>
    <w:link w:val="HeaderChar"/>
    <w:uiPriority w:val="99"/>
    <w:unhideWhenUsed/>
    <w:rsid w:val="00A1461D"/>
    <w:pPr>
      <w:tabs>
        <w:tab w:val="center" w:pos="4513"/>
        <w:tab w:val="right" w:pos="9026"/>
      </w:tabs>
      <w:spacing w:line="240" w:lineRule="auto"/>
    </w:pPr>
  </w:style>
  <w:style w:type="character" w:customStyle="1" w:styleId="HeaderChar">
    <w:name w:val="Header Char"/>
    <w:basedOn w:val="DefaultParagraphFont"/>
    <w:link w:val="Header"/>
    <w:uiPriority w:val="99"/>
    <w:rsid w:val="00A1461D"/>
    <w:rPr>
      <w:rFonts w:ascii="Times New Roman" w:hAnsi="Times New Roman"/>
      <w:b w:val="0"/>
    </w:rPr>
  </w:style>
  <w:style w:type="paragraph" w:styleId="Footer">
    <w:name w:val="footer"/>
    <w:basedOn w:val="Normal"/>
    <w:link w:val="FooterChar"/>
    <w:uiPriority w:val="99"/>
    <w:unhideWhenUsed/>
    <w:rsid w:val="00A1461D"/>
    <w:pPr>
      <w:tabs>
        <w:tab w:val="center" w:pos="4513"/>
        <w:tab w:val="right" w:pos="9026"/>
      </w:tabs>
      <w:spacing w:line="240" w:lineRule="auto"/>
    </w:pPr>
  </w:style>
  <w:style w:type="character" w:customStyle="1" w:styleId="FooterChar">
    <w:name w:val="Footer Char"/>
    <w:basedOn w:val="DefaultParagraphFont"/>
    <w:link w:val="Footer"/>
    <w:uiPriority w:val="99"/>
    <w:rsid w:val="00A1461D"/>
    <w:rPr>
      <w:rFonts w:ascii="Times New Roman" w:hAnsi="Times New Roman"/>
      <w:b w:val="0"/>
    </w:rPr>
  </w:style>
  <w:style w:type="character" w:styleId="FollowedHyperlink">
    <w:name w:val="FollowedHyperlink"/>
    <w:basedOn w:val="DefaultParagraphFont"/>
    <w:uiPriority w:val="99"/>
    <w:semiHidden/>
    <w:unhideWhenUsed/>
    <w:rsid w:val="00606123"/>
    <w:rPr>
      <w:color w:val="954F72" w:themeColor="followedHyperlink"/>
      <w:u w:val="single"/>
    </w:rPr>
  </w:style>
  <w:style w:type="paragraph" w:styleId="Revision">
    <w:name w:val="Revision"/>
    <w:hidden/>
    <w:uiPriority w:val="99"/>
    <w:semiHidden/>
    <w:rsid w:val="00C63282"/>
    <w:pPr>
      <w:spacing w:after="0" w:line="240" w:lineRule="auto"/>
    </w:pPr>
    <w:rPr>
      <w:rFonts w:ascii="Times New Roman" w:hAnsi="Times New Roman"/>
      <w:b w:val="0"/>
    </w:rPr>
  </w:style>
  <w:style w:type="paragraph" w:styleId="NoSpacing">
    <w:name w:val="No Spacing"/>
    <w:uiPriority w:val="1"/>
    <w:qFormat/>
    <w:rsid w:val="0085294E"/>
    <w:pPr>
      <w:spacing w:after="0" w:line="240" w:lineRule="auto"/>
      <w:ind w:firstLine="432"/>
    </w:pPr>
    <w:rPr>
      <w:rFonts w:ascii="Times New Roman" w:hAnsi="Times New Roman"/>
      <w:b w:val="0"/>
    </w:rPr>
  </w:style>
  <w:style w:type="character" w:styleId="EndnoteReference">
    <w:name w:val="endnote reference"/>
    <w:basedOn w:val="DefaultParagraphFont"/>
    <w:uiPriority w:val="99"/>
    <w:semiHidden/>
    <w:unhideWhenUsed/>
    <w:rsid w:val="00CD4142"/>
    <w:rPr>
      <w:vertAlign w:val="superscript"/>
    </w:rPr>
  </w:style>
  <w:style w:type="paragraph" w:customStyle="1" w:styleId="Default">
    <w:name w:val="Default"/>
    <w:rsid w:val="00AE7F01"/>
    <w:pPr>
      <w:autoSpaceDE w:val="0"/>
      <w:autoSpaceDN w:val="0"/>
      <w:adjustRightInd w:val="0"/>
      <w:spacing w:after="0" w:line="240" w:lineRule="auto"/>
    </w:pPr>
    <w:rPr>
      <w:rFonts w:ascii="Roboto" w:hAnsi="Roboto" w:cs="Roboto"/>
      <w:color w:val="000000"/>
      <w:szCs w:val="24"/>
    </w:rPr>
  </w:style>
  <w:style w:type="character" w:customStyle="1" w:styleId="cf01">
    <w:name w:val="cf01"/>
    <w:basedOn w:val="DefaultParagraphFont"/>
    <w:rsid w:val="00BB2129"/>
    <w:rPr>
      <w:rFonts w:ascii="Segoe UI" w:hAnsi="Segoe UI" w:cs="Segoe UI" w:hint="default"/>
      <w:sz w:val="18"/>
      <w:szCs w:val="18"/>
    </w:rPr>
  </w:style>
  <w:style w:type="character" w:styleId="Emphasis">
    <w:name w:val="Emphasis"/>
    <w:basedOn w:val="DefaultParagraphFont"/>
    <w:uiPriority w:val="20"/>
    <w:qFormat/>
    <w:rsid w:val="009F793D"/>
    <w:rPr>
      <w:i/>
      <w:iCs/>
    </w:rPr>
  </w:style>
  <w:style w:type="paragraph" w:styleId="Subtitle">
    <w:name w:val="Subtitle"/>
    <w:basedOn w:val="Normal"/>
    <w:next w:val="Normal"/>
    <w:link w:val="SubtitleChar"/>
    <w:uiPriority w:val="11"/>
    <w:qFormat/>
    <w:rsid w:val="00DF43DB"/>
    <w:pPr>
      <w:numPr>
        <w:ilvl w:val="1"/>
      </w:numPr>
      <w:spacing w:after="160"/>
      <w:ind w:firstLine="432"/>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DF43DB"/>
    <w:rPr>
      <w:rFonts w:asciiTheme="minorHAnsi" w:eastAsiaTheme="minorEastAsia" w:hAnsiTheme="minorHAnsi" w:cstheme="minorBidi"/>
      <w:b w:val="0"/>
      <w:color w:val="5A5A5A" w:themeColor="text1" w:themeTint="A5"/>
      <w:spacing w:val="15"/>
      <w:sz w:val="22"/>
      <w:szCs w:val="22"/>
    </w:rPr>
  </w:style>
  <w:style w:type="character" w:customStyle="1" w:styleId="Heading3Char">
    <w:name w:val="Heading 3 Char"/>
    <w:basedOn w:val="DefaultParagraphFont"/>
    <w:link w:val="Heading3"/>
    <w:uiPriority w:val="9"/>
    <w:rsid w:val="00EE5023"/>
    <w:rPr>
      <w:rFonts w:ascii="Times New Roman" w:eastAsiaTheme="majorEastAsia" w:hAnsi="Times New Roman"/>
      <w:i/>
      <w:color w:val="000000" w:themeColor="text1"/>
      <w:szCs w:val="24"/>
    </w:rPr>
  </w:style>
  <w:style w:type="paragraph" w:styleId="NormalWeb">
    <w:name w:val="Normal (Web)"/>
    <w:basedOn w:val="Normal"/>
    <w:uiPriority w:val="99"/>
    <w:semiHidden/>
    <w:unhideWhenUsed/>
    <w:rsid w:val="00254E75"/>
    <w:pPr>
      <w:spacing w:before="100" w:beforeAutospacing="1" w:after="100" w:afterAutospacing="1" w:line="240" w:lineRule="auto"/>
      <w:ind w:firstLine="0"/>
      <w:jc w:val="left"/>
    </w:pPr>
    <w:rPr>
      <w:rFonts w:eastAsia="Times New Roman" w:cs="Times New Roman"/>
      <w:szCs w:val="24"/>
    </w:rPr>
  </w:style>
  <w:style w:type="character" w:styleId="PlaceholderText">
    <w:name w:val="Placeholder Text"/>
    <w:basedOn w:val="DefaultParagraphFont"/>
    <w:uiPriority w:val="99"/>
    <w:semiHidden/>
    <w:rsid w:val="00570EEB"/>
    <w:rPr>
      <w:color w:val="666666"/>
    </w:rPr>
  </w:style>
  <w:style w:type="character" w:customStyle="1" w:styleId="cf11">
    <w:name w:val="cf11"/>
    <w:basedOn w:val="DefaultParagraphFont"/>
    <w:rsid w:val="001F7CD1"/>
    <w:rPr>
      <w:rFonts w:ascii="Segoe UI" w:hAnsi="Segoe UI" w:cs="Segoe UI" w:hint="default"/>
      <w:color w:val="82236E"/>
      <w:sz w:val="18"/>
      <w:szCs w:val="18"/>
    </w:rPr>
  </w:style>
  <w:style w:type="character" w:customStyle="1" w:styleId="Heading4Char">
    <w:name w:val="Heading 4 Char"/>
    <w:basedOn w:val="DefaultParagraphFont"/>
    <w:link w:val="Heading4"/>
    <w:uiPriority w:val="9"/>
    <w:rsid w:val="00000834"/>
    <w:rPr>
      <w:rFonts w:ascii="Times New Roman" w:eastAsiaTheme="majorEastAsia" w:hAnsi="Times New Roman"/>
      <w:i/>
      <w:iCs/>
    </w:rPr>
  </w:style>
  <w:style w:type="paragraph" w:customStyle="1" w:styleId="Pa42">
    <w:name w:val="Pa42"/>
    <w:basedOn w:val="Default"/>
    <w:next w:val="Default"/>
    <w:uiPriority w:val="99"/>
    <w:rsid w:val="00483EBB"/>
    <w:pPr>
      <w:spacing w:line="201" w:lineRule="atLeast"/>
    </w:pPr>
    <w:rPr>
      <w:rFonts w:ascii="Noto Sans" w:hAnsi="Noto Sans" w:cs="Times New Roman"/>
      <w:color w:val="auto"/>
    </w:rPr>
  </w:style>
  <w:style w:type="paragraph" w:customStyle="1" w:styleId="li2">
    <w:name w:val="li2"/>
    <w:basedOn w:val="Normal"/>
    <w:rsid w:val="00FD371C"/>
    <w:pPr>
      <w:spacing w:line="240" w:lineRule="auto"/>
      <w:ind w:firstLine="0"/>
      <w:jc w:val="left"/>
    </w:pPr>
    <w:rPr>
      <w:rFonts w:ascii="Helvetica Neue" w:hAnsi="Helvetica Neue" w:cs="Aptos"/>
      <w:sz w:val="20"/>
      <w:szCs w:val="20"/>
    </w:rPr>
  </w:style>
  <w:style w:type="table" w:styleId="PlainTable5">
    <w:name w:val="Plain Table 5"/>
    <w:basedOn w:val="TableNormal"/>
    <w:uiPriority w:val="45"/>
    <w:rsid w:val="00B12300"/>
    <w:pPr>
      <w:spacing w:after="0" w:line="240" w:lineRule="auto"/>
    </w:pPr>
    <w:rPr>
      <w:rFonts w:eastAsiaTheme="minorEastAsia"/>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3">
    <w:name w:val="Grid Table 4 Accent 3"/>
    <w:basedOn w:val="TableNormal"/>
    <w:uiPriority w:val="49"/>
    <w:rsid w:val="00DB5E3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LineNumber">
    <w:name w:val="line number"/>
    <w:basedOn w:val="DefaultParagraphFont"/>
    <w:uiPriority w:val="99"/>
    <w:semiHidden/>
    <w:unhideWhenUsed/>
    <w:rsid w:val="00C637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124">
      <w:bodyDiv w:val="1"/>
      <w:marLeft w:val="0"/>
      <w:marRight w:val="0"/>
      <w:marTop w:val="0"/>
      <w:marBottom w:val="0"/>
      <w:divBdr>
        <w:top w:val="none" w:sz="0" w:space="0" w:color="auto"/>
        <w:left w:val="none" w:sz="0" w:space="0" w:color="auto"/>
        <w:bottom w:val="none" w:sz="0" w:space="0" w:color="auto"/>
        <w:right w:val="none" w:sz="0" w:space="0" w:color="auto"/>
      </w:divBdr>
    </w:div>
    <w:div w:id="38282170">
      <w:bodyDiv w:val="1"/>
      <w:marLeft w:val="0"/>
      <w:marRight w:val="0"/>
      <w:marTop w:val="0"/>
      <w:marBottom w:val="0"/>
      <w:divBdr>
        <w:top w:val="none" w:sz="0" w:space="0" w:color="auto"/>
        <w:left w:val="none" w:sz="0" w:space="0" w:color="auto"/>
        <w:bottom w:val="none" w:sz="0" w:space="0" w:color="auto"/>
        <w:right w:val="none" w:sz="0" w:space="0" w:color="auto"/>
      </w:divBdr>
    </w:div>
    <w:div w:id="75326388">
      <w:bodyDiv w:val="1"/>
      <w:marLeft w:val="0"/>
      <w:marRight w:val="0"/>
      <w:marTop w:val="0"/>
      <w:marBottom w:val="0"/>
      <w:divBdr>
        <w:top w:val="none" w:sz="0" w:space="0" w:color="auto"/>
        <w:left w:val="none" w:sz="0" w:space="0" w:color="auto"/>
        <w:bottom w:val="none" w:sz="0" w:space="0" w:color="auto"/>
        <w:right w:val="none" w:sz="0" w:space="0" w:color="auto"/>
      </w:divBdr>
    </w:div>
    <w:div w:id="94709754">
      <w:bodyDiv w:val="1"/>
      <w:marLeft w:val="0"/>
      <w:marRight w:val="0"/>
      <w:marTop w:val="0"/>
      <w:marBottom w:val="0"/>
      <w:divBdr>
        <w:top w:val="none" w:sz="0" w:space="0" w:color="auto"/>
        <w:left w:val="none" w:sz="0" w:space="0" w:color="auto"/>
        <w:bottom w:val="none" w:sz="0" w:space="0" w:color="auto"/>
        <w:right w:val="none" w:sz="0" w:space="0" w:color="auto"/>
      </w:divBdr>
    </w:div>
    <w:div w:id="297613922">
      <w:bodyDiv w:val="1"/>
      <w:marLeft w:val="0"/>
      <w:marRight w:val="0"/>
      <w:marTop w:val="0"/>
      <w:marBottom w:val="0"/>
      <w:divBdr>
        <w:top w:val="none" w:sz="0" w:space="0" w:color="auto"/>
        <w:left w:val="none" w:sz="0" w:space="0" w:color="auto"/>
        <w:bottom w:val="none" w:sz="0" w:space="0" w:color="auto"/>
        <w:right w:val="none" w:sz="0" w:space="0" w:color="auto"/>
      </w:divBdr>
    </w:div>
    <w:div w:id="380055058">
      <w:bodyDiv w:val="1"/>
      <w:marLeft w:val="0"/>
      <w:marRight w:val="0"/>
      <w:marTop w:val="0"/>
      <w:marBottom w:val="0"/>
      <w:divBdr>
        <w:top w:val="none" w:sz="0" w:space="0" w:color="auto"/>
        <w:left w:val="none" w:sz="0" w:space="0" w:color="auto"/>
        <w:bottom w:val="none" w:sz="0" w:space="0" w:color="auto"/>
        <w:right w:val="none" w:sz="0" w:space="0" w:color="auto"/>
      </w:divBdr>
    </w:div>
    <w:div w:id="510267978">
      <w:bodyDiv w:val="1"/>
      <w:marLeft w:val="0"/>
      <w:marRight w:val="0"/>
      <w:marTop w:val="0"/>
      <w:marBottom w:val="0"/>
      <w:divBdr>
        <w:top w:val="none" w:sz="0" w:space="0" w:color="auto"/>
        <w:left w:val="none" w:sz="0" w:space="0" w:color="auto"/>
        <w:bottom w:val="none" w:sz="0" w:space="0" w:color="auto"/>
        <w:right w:val="none" w:sz="0" w:space="0" w:color="auto"/>
      </w:divBdr>
    </w:div>
    <w:div w:id="586309649">
      <w:bodyDiv w:val="1"/>
      <w:marLeft w:val="0"/>
      <w:marRight w:val="0"/>
      <w:marTop w:val="0"/>
      <w:marBottom w:val="0"/>
      <w:divBdr>
        <w:top w:val="none" w:sz="0" w:space="0" w:color="auto"/>
        <w:left w:val="none" w:sz="0" w:space="0" w:color="auto"/>
        <w:bottom w:val="none" w:sz="0" w:space="0" w:color="auto"/>
        <w:right w:val="none" w:sz="0" w:space="0" w:color="auto"/>
      </w:divBdr>
    </w:div>
    <w:div w:id="602693193">
      <w:bodyDiv w:val="1"/>
      <w:marLeft w:val="0"/>
      <w:marRight w:val="0"/>
      <w:marTop w:val="0"/>
      <w:marBottom w:val="0"/>
      <w:divBdr>
        <w:top w:val="none" w:sz="0" w:space="0" w:color="auto"/>
        <w:left w:val="none" w:sz="0" w:space="0" w:color="auto"/>
        <w:bottom w:val="none" w:sz="0" w:space="0" w:color="auto"/>
        <w:right w:val="none" w:sz="0" w:space="0" w:color="auto"/>
      </w:divBdr>
    </w:div>
    <w:div w:id="668948753">
      <w:bodyDiv w:val="1"/>
      <w:marLeft w:val="0"/>
      <w:marRight w:val="0"/>
      <w:marTop w:val="0"/>
      <w:marBottom w:val="0"/>
      <w:divBdr>
        <w:top w:val="none" w:sz="0" w:space="0" w:color="auto"/>
        <w:left w:val="none" w:sz="0" w:space="0" w:color="auto"/>
        <w:bottom w:val="none" w:sz="0" w:space="0" w:color="auto"/>
        <w:right w:val="none" w:sz="0" w:space="0" w:color="auto"/>
      </w:divBdr>
    </w:div>
    <w:div w:id="899710967">
      <w:bodyDiv w:val="1"/>
      <w:marLeft w:val="0"/>
      <w:marRight w:val="0"/>
      <w:marTop w:val="0"/>
      <w:marBottom w:val="0"/>
      <w:divBdr>
        <w:top w:val="none" w:sz="0" w:space="0" w:color="auto"/>
        <w:left w:val="none" w:sz="0" w:space="0" w:color="auto"/>
        <w:bottom w:val="none" w:sz="0" w:space="0" w:color="auto"/>
        <w:right w:val="none" w:sz="0" w:space="0" w:color="auto"/>
      </w:divBdr>
    </w:div>
    <w:div w:id="1014960963">
      <w:bodyDiv w:val="1"/>
      <w:marLeft w:val="0"/>
      <w:marRight w:val="0"/>
      <w:marTop w:val="0"/>
      <w:marBottom w:val="0"/>
      <w:divBdr>
        <w:top w:val="none" w:sz="0" w:space="0" w:color="auto"/>
        <w:left w:val="none" w:sz="0" w:space="0" w:color="auto"/>
        <w:bottom w:val="none" w:sz="0" w:space="0" w:color="auto"/>
        <w:right w:val="none" w:sz="0" w:space="0" w:color="auto"/>
      </w:divBdr>
    </w:div>
    <w:div w:id="1231573373">
      <w:bodyDiv w:val="1"/>
      <w:marLeft w:val="0"/>
      <w:marRight w:val="0"/>
      <w:marTop w:val="0"/>
      <w:marBottom w:val="0"/>
      <w:divBdr>
        <w:top w:val="none" w:sz="0" w:space="0" w:color="auto"/>
        <w:left w:val="none" w:sz="0" w:space="0" w:color="auto"/>
        <w:bottom w:val="none" w:sz="0" w:space="0" w:color="auto"/>
        <w:right w:val="none" w:sz="0" w:space="0" w:color="auto"/>
      </w:divBdr>
    </w:div>
    <w:div w:id="1243953445">
      <w:bodyDiv w:val="1"/>
      <w:marLeft w:val="0"/>
      <w:marRight w:val="0"/>
      <w:marTop w:val="0"/>
      <w:marBottom w:val="0"/>
      <w:divBdr>
        <w:top w:val="none" w:sz="0" w:space="0" w:color="auto"/>
        <w:left w:val="none" w:sz="0" w:space="0" w:color="auto"/>
        <w:bottom w:val="none" w:sz="0" w:space="0" w:color="auto"/>
        <w:right w:val="none" w:sz="0" w:space="0" w:color="auto"/>
      </w:divBdr>
    </w:div>
    <w:div w:id="1552033564">
      <w:bodyDiv w:val="1"/>
      <w:marLeft w:val="0"/>
      <w:marRight w:val="0"/>
      <w:marTop w:val="0"/>
      <w:marBottom w:val="0"/>
      <w:divBdr>
        <w:top w:val="none" w:sz="0" w:space="0" w:color="auto"/>
        <w:left w:val="none" w:sz="0" w:space="0" w:color="auto"/>
        <w:bottom w:val="none" w:sz="0" w:space="0" w:color="auto"/>
        <w:right w:val="none" w:sz="0" w:space="0" w:color="auto"/>
      </w:divBdr>
    </w:div>
    <w:div w:id="1808430929">
      <w:bodyDiv w:val="1"/>
      <w:marLeft w:val="0"/>
      <w:marRight w:val="0"/>
      <w:marTop w:val="0"/>
      <w:marBottom w:val="0"/>
      <w:divBdr>
        <w:top w:val="none" w:sz="0" w:space="0" w:color="auto"/>
        <w:left w:val="none" w:sz="0" w:space="0" w:color="auto"/>
        <w:bottom w:val="none" w:sz="0" w:space="0" w:color="auto"/>
        <w:right w:val="none" w:sz="0" w:space="0" w:color="auto"/>
      </w:divBdr>
    </w:div>
    <w:div w:id="1873153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avid.kampmann@smithschool.ox.ac.uk" TargetMode="External"/><Relationship Id="rId13" Type="http://schemas.openxmlformats.org/officeDocument/2006/relationships/image" Target="media/image5.jpeg"/><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9B905C-5F25-41FA-B127-F0FBB3A17D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32</Pages>
  <Words>13929</Words>
  <Characters>81863</Characters>
  <Application>Microsoft Office Word</Application>
  <DocSecurity>0</DocSecurity>
  <Lines>1446</Lines>
  <Paragraphs>440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95613</CharactersWithSpaces>
  <SharedDoc>false</SharedDoc>
  <HLinks>
    <vt:vector size="6" baseType="variant">
      <vt:variant>
        <vt:i4>5111863</vt:i4>
      </vt:variant>
      <vt:variant>
        <vt:i4>0</vt:i4>
      </vt:variant>
      <vt:variant>
        <vt:i4>0</vt:i4>
      </vt:variant>
      <vt:variant>
        <vt:i4>5</vt:i4>
      </vt:variant>
      <vt:variant>
        <vt:lpwstr>mailto:david.kampmann@smithschool.ox.ac.uk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*Internal*</dc:subject>
  <dc:creator>david.kampmann@smithschool.ox.ac.uk</dc:creator>
  <cp:keywords/>
  <dc:description/>
  <cp:lastModifiedBy>Saphira Rekker</cp:lastModifiedBy>
  <cp:revision>3</cp:revision>
  <cp:lastPrinted>2024-10-22T18:52:00Z</cp:lastPrinted>
  <dcterms:created xsi:type="dcterms:W3CDTF">2025-12-07T02:19:00Z</dcterms:created>
  <dcterms:modified xsi:type="dcterms:W3CDTF">2026-01-29T03:26:00Z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http://www.zotero.org/styles/apa-6th-edition</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37ce2846-4b90-3996-a8b7-4fa9da9148db</vt:lpwstr>
  </property>
  <property fmtid="{D5CDD505-2E9C-101B-9397-08002B2CF9AE}" pid="24" name="Mendeley Citation Style_1">
    <vt:lpwstr>http://www.zotero.org/styles/nature</vt:lpwstr>
  </property>
  <property fmtid="{D5CDD505-2E9C-101B-9397-08002B2CF9AE}" pid="25" name="Without Tagging">
    <vt:lpwstr>0</vt:lpwstr>
  </property>
  <property fmtid="{D5CDD505-2E9C-101B-9397-08002B2CF9AE}" pid="26" name="MSIP_Label_0f488380-630a-4f55-a077-a19445e3f360_Enabled">
    <vt:lpwstr>true</vt:lpwstr>
  </property>
  <property fmtid="{D5CDD505-2E9C-101B-9397-08002B2CF9AE}" pid="27" name="MSIP_Label_0f488380-630a-4f55-a077-a19445e3f360_SetDate">
    <vt:lpwstr>2024-06-03T13:13:05Z</vt:lpwstr>
  </property>
  <property fmtid="{D5CDD505-2E9C-101B-9397-08002B2CF9AE}" pid="28" name="MSIP_Label_0f488380-630a-4f55-a077-a19445e3f360_Method">
    <vt:lpwstr>Standard</vt:lpwstr>
  </property>
  <property fmtid="{D5CDD505-2E9C-101B-9397-08002B2CF9AE}" pid="29" name="MSIP_Label_0f488380-630a-4f55-a077-a19445e3f360_Name">
    <vt:lpwstr>OFFICIAL - INTERNAL</vt:lpwstr>
  </property>
  <property fmtid="{D5CDD505-2E9C-101B-9397-08002B2CF9AE}" pid="30" name="MSIP_Label_0f488380-630a-4f55-a077-a19445e3f360_SiteId">
    <vt:lpwstr>b6e377cf-9db3-46cb-91a2-fad9605bb15c</vt:lpwstr>
  </property>
  <property fmtid="{D5CDD505-2E9C-101B-9397-08002B2CF9AE}" pid="31" name="MSIP_Label_0f488380-630a-4f55-a077-a19445e3f360_ActionId">
    <vt:lpwstr>61cc06ad-2045-4f65-814f-e5458e016478</vt:lpwstr>
  </property>
  <property fmtid="{D5CDD505-2E9C-101B-9397-08002B2CF9AE}" pid="32" name="MSIP_Label_0f488380-630a-4f55-a077-a19445e3f360_ContentBits">
    <vt:lpwstr>0</vt:lpwstr>
  </property>
</Properties>
</file>